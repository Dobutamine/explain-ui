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charts/chart1.xml" ContentType="application/vnd.openxmlformats-officedocument.drawingml.chart+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82418DF" w14:textId="126D8939" w:rsidR="003D4A22" w:rsidRPr="000B3348" w:rsidRDefault="003D4A22" w:rsidP="00E26FD8">
      <w:pPr>
        <w:pStyle w:val="Default"/>
        <w:jc w:val="center"/>
        <w:rPr>
          <w:rFonts w:ascii="Calibri" w:hAnsi="Calibri" w:cs="Calibri"/>
          <w:b/>
          <w:bCs/>
          <w:caps/>
          <w:noProof/>
          <w:sz w:val="20"/>
          <w:szCs w:val="20"/>
          <w:lang w:val="en-US"/>
        </w:rPr>
      </w:pPr>
      <w:bookmarkStart w:id="0" w:name="OLE_LINK1"/>
      <w:bookmarkStart w:id="1" w:name="OLE_LINK2"/>
      <w:r w:rsidRPr="000B3348">
        <w:rPr>
          <w:rFonts w:ascii="Calibri" w:hAnsi="Calibri" w:cs="Calibri"/>
          <w:b/>
          <w:bCs/>
          <w:caps/>
          <w:noProof/>
          <w:sz w:val="20"/>
          <w:szCs w:val="20"/>
          <w:lang w:val="en-US"/>
        </w:rPr>
        <w:t>An integrated model for simulation of neonatal physiology</w:t>
      </w:r>
    </w:p>
    <w:p w14:paraId="0BDAEEFE" w14:textId="77777777" w:rsidR="003D4A22" w:rsidRPr="000B3348" w:rsidRDefault="003D4A22" w:rsidP="00E26FD8">
      <w:pPr>
        <w:pStyle w:val="Default"/>
        <w:jc w:val="center"/>
        <w:rPr>
          <w:rFonts w:ascii="Calibri" w:hAnsi="Calibri" w:cs="Calibri"/>
          <w:b/>
          <w:bCs/>
          <w:caps/>
          <w:noProof/>
          <w:sz w:val="20"/>
          <w:szCs w:val="20"/>
          <w:lang w:val="en-US"/>
        </w:rPr>
      </w:pPr>
    </w:p>
    <w:p w14:paraId="690F40CA" w14:textId="77777777" w:rsidR="003D4A22" w:rsidRPr="000B3348" w:rsidRDefault="003D4A22" w:rsidP="00E26FD8">
      <w:pPr>
        <w:pStyle w:val="Default"/>
        <w:jc w:val="center"/>
        <w:rPr>
          <w:rFonts w:ascii="Calibri" w:hAnsi="Calibri" w:cs="Calibri"/>
          <w:b/>
          <w:bCs/>
          <w:caps/>
          <w:noProof/>
          <w:sz w:val="20"/>
          <w:szCs w:val="20"/>
          <w:lang w:val="en-US"/>
        </w:rPr>
      </w:pPr>
      <w:r w:rsidRPr="000B3348">
        <w:rPr>
          <w:rFonts w:ascii="Calibri" w:hAnsi="Calibri" w:cs="Calibri"/>
          <w:b/>
          <w:bCs/>
          <w:caps/>
          <w:noProof/>
          <w:sz w:val="20"/>
          <w:szCs w:val="20"/>
          <w:lang w:val="en-US"/>
        </w:rPr>
        <w:t>THE Cardiovascular system</w:t>
      </w:r>
    </w:p>
    <w:p w14:paraId="09358045" w14:textId="77777777" w:rsidR="003D4A22" w:rsidRPr="000B3348" w:rsidRDefault="003D4A22" w:rsidP="00E26FD8">
      <w:pPr>
        <w:pStyle w:val="NoSpacing"/>
        <w:jc w:val="center"/>
        <w:rPr>
          <w:rFonts w:ascii="Calibri" w:hAnsi="Calibri" w:cs="Calibri"/>
          <w:noProof/>
          <w:sz w:val="20"/>
          <w:szCs w:val="20"/>
        </w:rPr>
      </w:pPr>
    </w:p>
    <w:p w14:paraId="17DCCF6A" w14:textId="0560FD9D" w:rsidR="003D4A22" w:rsidRPr="000B3348" w:rsidRDefault="003D4A22" w:rsidP="00A6083B">
      <w:pPr>
        <w:pStyle w:val="NoSpacing"/>
        <w:jc w:val="center"/>
        <w:rPr>
          <w:rFonts w:ascii="Calibri" w:hAnsi="Calibri" w:cs="Calibri"/>
          <w:noProof/>
          <w:sz w:val="20"/>
          <w:szCs w:val="20"/>
        </w:rPr>
      </w:pPr>
      <w:r w:rsidRPr="000B3348">
        <w:rPr>
          <w:rFonts w:ascii="Calibri" w:hAnsi="Calibri" w:cs="Calibri"/>
          <w:noProof/>
          <w:sz w:val="20"/>
          <w:szCs w:val="20"/>
        </w:rPr>
        <w:t>Antonius TAJ, van Meurs WL, Westerhof BE, de Boode WP</w:t>
      </w:r>
    </w:p>
    <w:p w14:paraId="6CDB4C86" w14:textId="77777777" w:rsidR="00A6083B" w:rsidRPr="000B3348" w:rsidRDefault="00A6083B" w:rsidP="00A6083B">
      <w:pPr>
        <w:pStyle w:val="NoSpacing"/>
        <w:jc w:val="center"/>
        <w:rPr>
          <w:rFonts w:ascii="Calibri" w:hAnsi="Calibri" w:cs="Calibri"/>
          <w:noProof/>
          <w:sz w:val="20"/>
          <w:szCs w:val="20"/>
        </w:rPr>
      </w:pPr>
    </w:p>
    <w:p w14:paraId="0D0DC923" w14:textId="2A9ADB91" w:rsidR="003D4A22" w:rsidRPr="000B3348" w:rsidRDefault="003D4A22" w:rsidP="00E26FD8">
      <w:pPr>
        <w:pStyle w:val="NoSpacing"/>
        <w:jc w:val="center"/>
        <w:rPr>
          <w:rFonts w:ascii="Calibri" w:hAnsi="Calibri" w:cs="Calibri"/>
          <w:noProof/>
          <w:sz w:val="20"/>
          <w:szCs w:val="20"/>
        </w:rPr>
      </w:pPr>
      <w:r w:rsidRPr="000B3348">
        <w:rPr>
          <w:rFonts w:ascii="Calibri" w:hAnsi="Calibri" w:cs="Calibri"/>
          <w:noProof/>
          <w:sz w:val="20"/>
          <w:szCs w:val="20"/>
        </w:rPr>
        <w:t>TA, Dec 1</w:t>
      </w:r>
      <w:r w:rsidR="002338DC" w:rsidRPr="000B3348">
        <w:rPr>
          <w:rFonts w:ascii="Calibri" w:hAnsi="Calibri" w:cs="Calibri"/>
          <w:noProof/>
          <w:sz w:val="20"/>
          <w:szCs w:val="20"/>
        </w:rPr>
        <w:t>1</w:t>
      </w:r>
      <w:r w:rsidRPr="000B3348">
        <w:rPr>
          <w:rFonts w:ascii="Calibri" w:hAnsi="Calibri" w:cs="Calibri"/>
          <w:noProof/>
          <w:sz w:val="20"/>
          <w:szCs w:val="20"/>
        </w:rPr>
        <w:t>, 2025</w:t>
      </w:r>
    </w:p>
    <w:p w14:paraId="64E9FCF5" w14:textId="77777777" w:rsidR="003D4A22" w:rsidRPr="000B3348" w:rsidRDefault="003D4A22" w:rsidP="00E26FD8">
      <w:pPr>
        <w:pStyle w:val="NoSpacing"/>
        <w:jc w:val="center"/>
        <w:rPr>
          <w:rFonts w:ascii="Calibri" w:hAnsi="Calibri" w:cs="Calibri"/>
          <w:noProof/>
          <w:sz w:val="20"/>
          <w:szCs w:val="20"/>
        </w:rPr>
      </w:pPr>
    </w:p>
    <w:p w14:paraId="7F9A3A83" w14:textId="5A0CE999" w:rsidR="003D4A22" w:rsidRPr="000B3348" w:rsidRDefault="003D4A22" w:rsidP="00E26FD8">
      <w:pPr>
        <w:pStyle w:val="NoSpacing"/>
        <w:jc w:val="center"/>
        <w:rPr>
          <w:rFonts w:ascii="Calibri" w:hAnsi="Calibri" w:cs="Calibri"/>
          <w:noProof/>
          <w:sz w:val="20"/>
          <w:szCs w:val="20"/>
        </w:rPr>
      </w:pPr>
      <w:r w:rsidRPr="000B3348">
        <w:rPr>
          <w:rFonts w:ascii="Calibri" w:hAnsi="Calibri" w:cs="Calibri"/>
          <w:noProof/>
          <w:sz w:val="20"/>
          <w:szCs w:val="20"/>
        </w:rPr>
        <w:t>Target journal: Pediatric Research.</w:t>
      </w:r>
    </w:p>
    <w:p w14:paraId="5AC3A8ED" w14:textId="77777777" w:rsidR="003D4A22" w:rsidRPr="000B3348" w:rsidRDefault="003D4A22" w:rsidP="00E26FD8">
      <w:pPr>
        <w:jc w:val="center"/>
        <w:rPr>
          <w:rFonts w:ascii="Calibri" w:hAnsi="Calibri" w:cs="Calibri"/>
          <w:b/>
          <w:bCs/>
          <w:caps/>
          <w:noProof/>
          <w:sz w:val="20"/>
          <w:szCs w:val="20"/>
        </w:rPr>
      </w:pPr>
      <w:r w:rsidRPr="000B3348">
        <w:rPr>
          <w:rFonts w:ascii="Calibri" w:hAnsi="Calibri" w:cs="Calibri"/>
          <w:b/>
          <w:bCs/>
          <w:caps/>
          <w:noProof/>
          <w:sz w:val="20"/>
          <w:szCs w:val="20"/>
        </w:rPr>
        <w:br w:type="page"/>
      </w:r>
    </w:p>
    <w:p w14:paraId="1F34772C" w14:textId="77777777" w:rsidR="003D4A22" w:rsidRPr="000B3348" w:rsidRDefault="003D4A22" w:rsidP="00E26FD8">
      <w:pPr>
        <w:pStyle w:val="NoSpacing"/>
        <w:jc w:val="both"/>
        <w:rPr>
          <w:rFonts w:ascii="Calibri" w:hAnsi="Calibri" w:cs="Calibri"/>
          <w:b/>
          <w:bCs/>
          <w:caps/>
          <w:noProof/>
          <w:sz w:val="20"/>
          <w:szCs w:val="20"/>
        </w:rPr>
      </w:pPr>
      <w:r w:rsidRPr="000B3348">
        <w:rPr>
          <w:rFonts w:ascii="Calibri" w:hAnsi="Calibri" w:cs="Calibri"/>
          <w:b/>
          <w:bCs/>
          <w:caps/>
          <w:noProof/>
          <w:sz w:val="20"/>
          <w:szCs w:val="20"/>
        </w:rPr>
        <w:lastRenderedPageBreak/>
        <w:t>ABSTRACT</w:t>
      </w:r>
    </w:p>
    <w:p w14:paraId="3ACC9C1D" w14:textId="77777777" w:rsidR="003D4A22" w:rsidRPr="000B3348" w:rsidRDefault="003D4A22" w:rsidP="00E26FD8">
      <w:pPr>
        <w:pStyle w:val="NoSpacing"/>
        <w:jc w:val="both"/>
        <w:rPr>
          <w:rFonts w:ascii="Calibri" w:hAnsi="Calibri" w:cs="Calibri"/>
          <w:noProof/>
          <w:sz w:val="20"/>
          <w:szCs w:val="20"/>
        </w:rPr>
      </w:pPr>
    </w:p>
    <w:p w14:paraId="568DE92A" w14:textId="298B6F5D" w:rsidR="003D4A22" w:rsidRPr="000B3348" w:rsidRDefault="003D4A22" w:rsidP="00E26FD8">
      <w:pPr>
        <w:pStyle w:val="NoSpacing"/>
        <w:jc w:val="both"/>
        <w:rPr>
          <w:rFonts w:ascii="Calibri" w:hAnsi="Calibri" w:cs="Calibri"/>
          <w:noProof/>
          <w:sz w:val="20"/>
          <w:szCs w:val="20"/>
        </w:rPr>
      </w:pPr>
      <w:r w:rsidRPr="000B3348">
        <w:rPr>
          <w:rFonts w:ascii="Calibri" w:hAnsi="Calibri" w:cs="Calibri"/>
          <w:noProof/>
          <w:sz w:val="20"/>
          <w:szCs w:val="20"/>
        </w:rPr>
        <w:t>The physiology of critically ill neonates is complex and frequently only partially understood.  Diagnostic reasoning, clinical decision making, and communication between members of the healthcare team often take place under time pressure.  Explanatory models: interactive, animated visualizations of models of human physiology hold promise to assist clinicians in these challenging cognitive tasks. Here we describe the conceptual and mathematical underpinnings of an integrated model, focusing on the cardiovascular system for neonatal physiology. The core of the proposed model, called “EXPLAIN” is a pulsatile, lumped-parameter representation of the neonatal heart and vascular system that accommodates multiple neonatal-specific features (e.g. foramen ovale and ductus arteriosus). We demonstrate the model’s ability to replicate both normal neonatal hemodynamics and pathological</w:t>
      </w:r>
      <w:r w:rsidR="001E0B8F">
        <w:rPr>
          <w:rFonts w:ascii="Calibri" w:hAnsi="Calibri" w:cs="Calibri"/>
          <w:noProof/>
          <w:sz w:val="20"/>
          <w:szCs w:val="20"/>
        </w:rPr>
        <w:t xml:space="preserve"> </w:t>
      </w:r>
      <w:r w:rsidRPr="000B3348">
        <w:rPr>
          <w:rFonts w:ascii="Calibri" w:hAnsi="Calibri" w:cs="Calibri"/>
          <w:noProof/>
          <w:sz w:val="20"/>
          <w:szCs w:val="20"/>
        </w:rPr>
        <w:t xml:space="preserve">conditions such as a patent ductus arteriosus and </w:t>
      </w:r>
      <w:commentRangeStart w:id="2"/>
      <w:commentRangeStart w:id="3"/>
      <w:r w:rsidR="00B255AC" w:rsidRPr="000B3348">
        <w:rPr>
          <w:rFonts w:ascii="Calibri" w:hAnsi="Calibri" w:cs="Calibri"/>
          <w:noProof/>
          <w:sz w:val="20"/>
          <w:szCs w:val="20"/>
        </w:rPr>
        <w:t xml:space="preserve">acute </w:t>
      </w:r>
      <w:r w:rsidRPr="000B3348">
        <w:rPr>
          <w:rFonts w:ascii="Calibri" w:hAnsi="Calibri" w:cs="Calibri"/>
          <w:noProof/>
          <w:sz w:val="20"/>
          <w:szCs w:val="20"/>
        </w:rPr>
        <w:t xml:space="preserve">pulmonary hypertension </w:t>
      </w:r>
      <w:commentRangeEnd w:id="2"/>
      <w:r w:rsidR="00B255AC" w:rsidRPr="000B3348">
        <w:rPr>
          <w:rStyle w:val="CommentReference"/>
          <w:rFonts w:ascii="Calibri" w:hAnsi="Calibri" w:cs="Calibri"/>
          <w:noProof/>
          <w:sz w:val="20"/>
          <w:szCs w:val="20"/>
        </w:rPr>
        <w:commentReference w:id="2"/>
      </w:r>
      <w:commentRangeEnd w:id="3"/>
      <w:r w:rsidR="00654F10" w:rsidRPr="000B3348">
        <w:rPr>
          <w:rStyle w:val="CommentReference"/>
          <w:rFonts w:ascii="Calibri" w:hAnsi="Calibri" w:cs="Calibri"/>
          <w:noProof/>
          <w:sz w:val="20"/>
          <w:szCs w:val="20"/>
        </w:rPr>
        <w:commentReference w:id="3"/>
      </w:r>
      <w:r w:rsidRPr="000B3348">
        <w:rPr>
          <w:rFonts w:ascii="Calibri" w:hAnsi="Calibri" w:cs="Calibri"/>
          <w:noProof/>
          <w:sz w:val="20"/>
          <w:szCs w:val="20"/>
        </w:rPr>
        <w:t xml:space="preserve">using published literature as target data. Simulation results show close agreement with measured values for hemodynamic </w:t>
      </w:r>
      <w:r w:rsidR="001E0B8F">
        <w:rPr>
          <w:rFonts w:ascii="Calibri" w:hAnsi="Calibri" w:cs="Calibri"/>
          <w:noProof/>
          <w:sz w:val="20"/>
          <w:szCs w:val="20"/>
        </w:rPr>
        <w:t>quantities</w:t>
      </w:r>
      <w:r w:rsidRPr="000B3348">
        <w:rPr>
          <w:rFonts w:ascii="Calibri" w:hAnsi="Calibri" w:cs="Calibri"/>
          <w:noProof/>
          <w:sz w:val="20"/>
          <w:szCs w:val="20"/>
        </w:rPr>
        <w:t xml:space="preserve"> as cardiac output, blood pressures and ductal Doppler flow patterns under various shunt </w:t>
      </w:r>
      <w:r w:rsidR="00654F10" w:rsidRPr="000B3348">
        <w:rPr>
          <w:rFonts w:ascii="Calibri" w:hAnsi="Calibri" w:cs="Calibri"/>
          <w:noProof/>
          <w:sz w:val="20"/>
          <w:szCs w:val="20"/>
        </w:rPr>
        <w:t>magnitudes</w:t>
      </w:r>
      <w:r w:rsidRPr="000B3348">
        <w:rPr>
          <w:rFonts w:ascii="Calibri" w:hAnsi="Calibri" w:cs="Calibri"/>
          <w:noProof/>
          <w:sz w:val="20"/>
          <w:szCs w:val="20"/>
        </w:rPr>
        <w:t>. An EXPLAIN user environment, running the model in real time, is freely available online (</w:t>
      </w:r>
      <w:hyperlink r:id="rId12" w:history="1">
        <w:r w:rsidRPr="000B3348">
          <w:rPr>
            <w:rStyle w:val="Hyperlink"/>
            <w:rFonts w:ascii="Calibri" w:hAnsi="Calibri" w:cs="Calibri"/>
            <w:noProof/>
            <w:sz w:val="20"/>
            <w:szCs w:val="20"/>
          </w:rPr>
          <w:t>https://explain-user.com</w:t>
        </w:r>
      </w:hyperlink>
      <w:r w:rsidRPr="000B3348">
        <w:rPr>
          <w:rFonts w:ascii="Calibri" w:hAnsi="Calibri" w:cs="Calibri"/>
          <w:noProof/>
          <w:sz w:val="20"/>
          <w:szCs w:val="20"/>
        </w:rPr>
        <w:t>) and annotated Python source code</w:t>
      </w:r>
      <w:r w:rsidR="001E0B8F">
        <w:rPr>
          <w:rFonts w:ascii="Calibri" w:hAnsi="Calibri" w:cs="Calibri"/>
          <w:noProof/>
          <w:sz w:val="20"/>
          <w:szCs w:val="20"/>
        </w:rPr>
        <w:t xml:space="preserve"> is provided</w:t>
      </w:r>
      <w:r w:rsidRPr="000B3348">
        <w:rPr>
          <w:rFonts w:ascii="Calibri" w:hAnsi="Calibri" w:cs="Calibri"/>
          <w:noProof/>
          <w:sz w:val="20"/>
          <w:szCs w:val="20"/>
        </w:rPr>
        <w:t xml:space="preserve"> for researchers, ensuring transparency and extensibility.</w:t>
      </w:r>
    </w:p>
    <w:p w14:paraId="1D36C7ED" w14:textId="77777777" w:rsidR="003D4A22" w:rsidRPr="000B3348" w:rsidRDefault="003D4A22" w:rsidP="00E26FD8">
      <w:pPr>
        <w:jc w:val="both"/>
        <w:rPr>
          <w:rFonts w:ascii="Calibri" w:hAnsi="Calibri" w:cs="Calibri"/>
          <w:b/>
          <w:bCs/>
          <w:caps/>
          <w:noProof/>
          <w:sz w:val="20"/>
          <w:szCs w:val="20"/>
        </w:rPr>
      </w:pPr>
      <w:r w:rsidRPr="000B3348">
        <w:rPr>
          <w:rFonts w:ascii="Calibri" w:hAnsi="Calibri" w:cs="Calibri"/>
          <w:b/>
          <w:bCs/>
          <w:caps/>
          <w:noProof/>
          <w:sz w:val="20"/>
          <w:szCs w:val="20"/>
        </w:rPr>
        <w:br w:type="page"/>
      </w:r>
    </w:p>
    <w:p w14:paraId="59A09681" w14:textId="77777777" w:rsidR="003D4A22" w:rsidRPr="000B3348" w:rsidRDefault="003D4A22" w:rsidP="00E26FD8">
      <w:pPr>
        <w:pStyle w:val="NoSpacing"/>
        <w:jc w:val="both"/>
        <w:rPr>
          <w:rFonts w:ascii="Calibri" w:hAnsi="Calibri" w:cs="Calibri"/>
          <w:noProof/>
          <w:sz w:val="20"/>
          <w:szCs w:val="20"/>
        </w:rPr>
      </w:pPr>
    </w:p>
    <w:p w14:paraId="00BAB0AD" w14:textId="77777777" w:rsidR="003D4A22" w:rsidRPr="000B3348" w:rsidRDefault="003D4A22" w:rsidP="00E26FD8">
      <w:pPr>
        <w:pStyle w:val="NoSpacing"/>
        <w:numPr>
          <w:ilvl w:val="0"/>
          <w:numId w:val="20"/>
        </w:numPr>
        <w:jc w:val="both"/>
        <w:rPr>
          <w:rFonts w:ascii="Calibri" w:hAnsi="Calibri" w:cs="Calibri"/>
          <w:b/>
          <w:bCs/>
          <w:caps/>
          <w:noProof/>
          <w:color w:val="000000"/>
          <w:sz w:val="20"/>
          <w:szCs w:val="20"/>
        </w:rPr>
      </w:pPr>
      <w:r w:rsidRPr="000B3348">
        <w:rPr>
          <w:rFonts w:ascii="Calibri" w:hAnsi="Calibri" w:cs="Calibri"/>
          <w:b/>
          <w:bCs/>
          <w:caps/>
          <w:noProof/>
          <w:sz w:val="20"/>
          <w:szCs w:val="20"/>
        </w:rPr>
        <w:t>Introduction</w:t>
      </w:r>
    </w:p>
    <w:p w14:paraId="1518A036" w14:textId="3430313C" w:rsidR="003D4A22" w:rsidRPr="000B3348" w:rsidRDefault="003D4A22" w:rsidP="00E26FD8">
      <w:pPr>
        <w:pStyle w:val="NormalWeb"/>
        <w:ind w:firstLine="708"/>
        <w:jc w:val="both"/>
        <w:rPr>
          <w:rFonts w:ascii="Calibri" w:hAnsi="Calibri" w:cs="Calibri"/>
          <w:noProof/>
          <w:color w:val="000000"/>
          <w:sz w:val="20"/>
          <w:szCs w:val="20"/>
        </w:rPr>
      </w:pPr>
      <w:r w:rsidRPr="000B3348">
        <w:rPr>
          <w:rFonts w:ascii="Calibri" w:hAnsi="Calibri" w:cs="Calibri"/>
          <w:noProof/>
          <w:color w:val="000000"/>
          <w:sz w:val="20"/>
          <w:szCs w:val="20"/>
        </w:rPr>
        <w:t>Critically ill neonates exhibit complex and dynamically shifting physiology. Diagnostic reasoning and communication among healthcare professionals occur under time pressure, often with only partial information about the cardiorespiratory status. Explanatory models: visual, animated, interactive representations of underlying physiology, combined with interventions and clinical monitors</w:t>
      </w:r>
      <w:r w:rsidR="00104044" w:rsidRPr="000B3348">
        <w:rPr>
          <w:rFonts w:ascii="Calibri" w:hAnsi="Calibri" w:cs="Calibri"/>
          <w:noProof/>
          <w:color w:val="000000"/>
          <w:sz w:val="20"/>
          <w:szCs w:val="20"/>
        </w:rPr>
        <w:t xml:space="preserve"> </w:t>
      </w:r>
      <w:r w:rsidRPr="000B3348">
        <w:rPr>
          <w:rFonts w:ascii="Calibri" w:hAnsi="Calibri" w:cs="Calibri"/>
          <w:noProof/>
          <w:color w:val="000000"/>
          <w:sz w:val="20"/>
          <w:szCs w:val="20"/>
        </w:rPr>
        <w:t>can help bridge these gaps</w:t>
      </w:r>
      <w:r w:rsidR="00FC6B2C" w:rsidRPr="000B3348">
        <w:rPr>
          <w:rFonts w:ascii="Calibri" w:hAnsi="Calibri" w:cs="Calibri"/>
          <w:noProof/>
          <w:color w:val="000000"/>
          <w:sz w:val="20"/>
          <w:szCs w:val="20"/>
        </w:rPr>
        <w:t xml:space="preserve"> </w:t>
      </w:r>
      <w:r w:rsidR="00FC6B2C" w:rsidRPr="000B3348">
        <w:rPr>
          <w:rFonts w:ascii="Calibri" w:hAnsi="Calibri" w:cs="Calibri"/>
          <w:noProof/>
          <w:color w:val="000000"/>
          <w:sz w:val="20"/>
          <w:szCs w:val="20"/>
        </w:rPr>
        <w:fldChar w:fldCharType="begin">
          <w:fldData xml:space="preserve">PEVuZE5vdGU+PENpdGU+PEF1dGhvcj52YW4gTWV1cnM8L0F1dGhvcj48WWVhcj4yMDE4PC9ZZWFy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</w:fldData>
        </w:fldChar>
      </w:r>
      <w:r w:rsidR="00FC6B2C" w:rsidRPr="000B3348">
        <w:rPr>
          <w:rFonts w:ascii="Calibri" w:hAnsi="Calibri" w:cs="Calibri"/>
          <w:noProof/>
          <w:color w:val="000000"/>
          <w:sz w:val="20"/>
          <w:szCs w:val="20"/>
        </w:rPr>
        <w:instrText xml:space="preserve"> ADDIN EN.CITE </w:instrText>
      </w:r>
      <w:r w:rsidR="00FC6B2C" w:rsidRPr="000B3348">
        <w:rPr>
          <w:rFonts w:ascii="Calibri" w:hAnsi="Calibri" w:cs="Calibri"/>
          <w:noProof/>
          <w:color w:val="000000"/>
          <w:sz w:val="20"/>
          <w:szCs w:val="20"/>
        </w:rPr>
        <w:fldChar w:fldCharType="begin">
          <w:fldData xml:space="preserve">PEVuZE5vdGU+PENpdGU+PEF1dGhvcj52YW4gTWV1cnM8L0F1dGhvcj48WWVhcj4yMDE4PC9ZZWFy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</w:fldData>
        </w:fldChar>
      </w:r>
      <w:r w:rsidR="00FC6B2C" w:rsidRPr="000B3348">
        <w:rPr>
          <w:rFonts w:ascii="Calibri" w:hAnsi="Calibri" w:cs="Calibri"/>
          <w:noProof/>
          <w:color w:val="000000"/>
          <w:sz w:val="20"/>
          <w:szCs w:val="20"/>
        </w:rPr>
        <w:instrText xml:space="preserve"> ADDIN EN.CITE.DATA </w:instrText>
      </w:r>
      <w:r w:rsidR="00FC6B2C" w:rsidRPr="000B3348">
        <w:rPr>
          <w:rFonts w:ascii="Calibri" w:hAnsi="Calibri" w:cs="Calibri"/>
          <w:noProof/>
          <w:color w:val="000000"/>
          <w:sz w:val="20"/>
          <w:szCs w:val="20"/>
        </w:rPr>
      </w:r>
      <w:r w:rsidR="00FC6B2C" w:rsidRPr="000B3348">
        <w:rPr>
          <w:rFonts w:ascii="Calibri" w:hAnsi="Calibri" w:cs="Calibri"/>
          <w:noProof/>
          <w:color w:val="000000"/>
          <w:sz w:val="20"/>
          <w:szCs w:val="20"/>
        </w:rPr>
        <w:fldChar w:fldCharType="end"/>
      </w:r>
      <w:r w:rsidR="00FC6B2C" w:rsidRPr="000B3348">
        <w:rPr>
          <w:rFonts w:ascii="Calibri" w:hAnsi="Calibri" w:cs="Calibri"/>
          <w:noProof/>
          <w:color w:val="000000"/>
          <w:sz w:val="20"/>
          <w:szCs w:val="20"/>
        </w:rPr>
      </w:r>
      <w:r w:rsidR="00FC6B2C" w:rsidRPr="000B3348">
        <w:rPr>
          <w:rFonts w:ascii="Calibri" w:hAnsi="Calibri" w:cs="Calibri"/>
          <w:noProof/>
          <w:color w:val="000000"/>
          <w:sz w:val="20"/>
          <w:szCs w:val="20"/>
        </w:rPr>
        <w:fldChar w:fldCharType="separate"/>
      </w:r>
      <w:r w:rsidR="00FC6B2C" w:rsidRPr="000B3348">
        <w:rPr>
          <w:rFonts w:ascii="Calibri" w:hAnsi="Calibri" w:cs="Calibri"/>
          <w:noProof/>
          <w:color w:val="000000"/>
          <w:sz w:val="20"/>
          <w:szCs w:val="20"/>
        </w:rPr>
        <w:t>[1]</w:t>
      </w:r>
      <w:r w:rsidR="00FC6B2C" w:rsidRPr="000B3348">
        <w:rPr>
          <w:rFonts w:ascii="Calibri" w:hAnsi="Calibri" w:cs="Calibri"/>
          <w:noProof/>
          <w:color w:val="000000"/>
          <w:sz w:val="20"/>
          <w:szCs w:val="20"/>
        </w:rPr>
        <w:fldChar w:fldCharType="end"/>
      </w:r>
      <w:r w:rsidRPr="000B3348">
        <w:rPr>
          <w:rFonts w:ascii="Calibri" w:hAnsi="Calibri" w:cs="Calibri"/>
          <w:noProof/>
          <w:color w:val="000000"/>
          <w:sz w:val="20"/>
          <w:szCs w:val="20"/>
        </w:rPr>
        <w:t>. A new explanatory model for NICU clinicians and researchers (EXPLAIN) should allow for investigation of the norm scenarios:</w:t>
      </w:r>
    </w:p>
    <w:p w14:paraId="6CC6F668" w14:textId="77777777" w:rsidR="003D4A22" w:rsidRPr="000B3348" w:rsidRDefault="003D4A22" w:rsidP="00E26FD8">
      <w:pPr>
        <w:pStyle w:val="NormalWeb"/>
        <w:numPr>
          <w:ilvl w:val="0"/>
          <w:numId w:val="15"/>
        </w:numPr>
        <w:jc w:val="both"/>
        <w:rPr>
          <w:rFonts w:ascii="Calibri" w:hAnsi="Calibri" w:cs="Calibri"/>
          <w:noProof/>
          <w:color w:val="000000"/>
          <w:sz w:val="20"/>
          <w:szCs w:val="20"/>
        </w:rPr>
      </w:pPr>
      <w:r w:rsidRPr="000B3348">
        <w:rPr>
          <w:rFonts w:ascii="Calibri" w:hAnsi="Calibri" w:cs="Calibri"/>
          <w:noProof/>
          <w:color w:val="000000"/>
          <w:sz w:val="20"/>
          <w:szCs w:val="20"/>
        </w:rPr>
        <w:t>Apnea of prematurity</w:t>
      </w:r>
    </w:p>
    <w:p w14:paraId="27E7E15E" w14:textId="77777777" w:rsidR="003D4A22" w:rsidRPr="000B3348" w:rsidRDefault="003D4A22" w:rsidP="00E26FD8">
      <w:pPr>
        <w:pStyle w:val="NormalWeb"/>
        <w:numPr>
          <w:ilvl w:val="0"/>
          <w:numId w:val="15"/>
        </w:numPr>
        <w:jc w:val="both"/>
        <w:rPr>
          <w:rFonts w:ascii="Calibri" w:hAnsi="Calibri" w:cs="Calibri"/>
          <w:noProof/>
          <w:color w:val="000000"/>
          <w:sz w:val="20"/>
          <w:szCs w:val="20"/>
        </w:rPr>
      </w:pPr>
      <w:r w:rsidRPr="000B3348">
        <w:rPr>
          <w:rFonts w:ascii="Calibri" w:hAnsi="Calibri" w:cs="Calibri"/>
          <w:noProof/>
          <w:color w:val="000000"/>
          <w:sz w:val="20"/>
          <w:szCs w:val="20"/>
        </w:rPr>
        <w:t>Cardiogenic shock</w:t>
      </w:r>
    </w:p>
    <w:p w14:paraId="05BD8C53" w14:textId="77777777" w:rsidR="003D4A22" w:rsidRPr="000B3348" w:rsidRDefault="003D4A22" w:rsidP="00E26FD8">
      <w:pPr>
        <w:pStyle w:val="NormalWeb"/>
        <w:numPr>
          <w:ilvl w:val="0"/>
          <w:numId w:val="15"/>
        </w:numPr>
        <w:jc w:val="both"/>
        <w:rPr>
          <w:rFonts w:ascii="Calibri" w:hAnsi="Calibri" w:cs="Calibri"/>
          <w:noProof/>
          <w:color w:val="000000"/>
          <w:sz w:val="20"/>
          <w:szCs w:val="20"/>
        </w:rPr>
      </w:pPr>
      <w:r w:rsidRPr="000B3348">
        <w:rPr>
          <w:rFonts w:ascii="Calibri" w:hAnsi="Calibri" w:cs="Calibri"/>
          <w:noProof/>
          <w:color w:val="000000"/>
          <w:sz w:val="20"/>
          <w:szCs w:val="20"/>
        </w:rPr>
        <w:t>Congenital diaphragmatic hernia</w:t>
      </w:r>
    </w:p>
    <w:p w14:paraId="53BCEFF8" w14:textId="77777777" w:rsidR="003D4A22" w:rsidRPr="000B3348" w:rsidRDefault="003D4A22" w:rsidP="00E26FD8">
      <w:pPr>
        <w:pStyle w:val="NormalWeb"/>
        <w:numPr>
          <w:ilvl w:val="0"/>
          <w:numId w:val="15"/>
        </w:numPr>
        <w:jc w:val="both"/>
        <w:rPr>
          <w:rFonts w:ascii="Calibri" w:hAnsi="Calibri" w:cs="Calibri"/>
          <w:noProof/>
          <w:color w:val="000000"/>
          <w:sz w:val="20"/>
          <w:szCs w:val="20"/>
        </w:rPr>
      </w:pPr>
      <w:r w:rsidRPr="000B3348">
        <w:rPr>
          <w:rFonts w:ascii="Calibri" w:hAnsi="Calibri" w:cs="Calibri"/>
          <w:noProof/>
          <w:color w:val="000000"/>
          <w:sz w:val="20"/>
          <w:szCs w:val="20"/>
        </w:rPr>
        <w:t>Infant respiratory distress syndrome</w:t>
      </w:r>
    </w:p>
    <w:p w14:paraId="124ED031" w14:textId="77777777" w:rsidR="003D4A22" w:rsidRPr="000B3348" w:rsidRDefault="003D4A22" w:rsidP="00E26FD8">
      <w:pPr>
        <w:pStyle w:val="NormalWeb"/>
        <w:numPr>
          <w:ilvl w:val="0"/>
          <w:numId w:val="15"/>
        </w:numPr>
        <w:jc w:val="both"/>
        <w:rPr>
          <w:rFonts w:ascii="Calibri" w:hAnsi="Calibri" w:cs="Calibri"/>
          <w:noProof/>
          <w:color w:val="000000"/>
          <w:sz w:val="20"/>
          <w:szCs w:val="20"/>
        </w:rPr>
      </w:pPr>
      <w:r w:rsidRPr="000B3348">
        <w:rPr>
          <w:rFonts w:ascii="Calibri" w:hAnsi="Calibri" w:cs="Calibri"/>
          <w:noProof/>
          <w:color w:val="000000"/>
          <w:sz w:val="20"/>
          <w:szCs w:val="20"/>
        </w:rPr>
        <w:t>Meconium aspiration syndrome</w:t>
      </w:r>
    </w:p>
    <w:p w14:paraId="7495AC22" w14:textId="77777777" w:rsidR="003D4A22" w:rsidRPr="000B3348" w:rsidRDefault="003D4A22" w:rsidP="00E26FD8">
      <w:pPr>
        <w:pStyle w:val="NormalWeb"/>
        <w:numPr>
          <w:ilvl w:val="0"/>
          <w:numId w:val="15"/>
        </w:numPr>
        <w:jc w:val="both"/>
        <w:rPr>
          <w:rFonts w:ascii="Calibri" w:hAnsi="Calibri" w:cs="Calibri"/>
          <w:noProof/>
          <w:color w:val="000000"/>
          <w:sz w:val="20"/>
          <w:szCs w:val="20"/>
        </w:rPr>
      </w:pPr>
      <w:r w:rsidRPr="000B3348">
        <w:rPr>
          <w:rFonts w:ascii="Calibri" w:hAnsi="Calibri" w:cs="Calibri"/>
          <w:noProof/>
          <w:color w:val="000000"/>
          <w:sz w:val="20"/>
          <w:szCs w:val="20"/>
        </w:rPr>
        <w:t>Patent ductus arteriosus (PDA)</w:t>
      </w:r>
      <w:r w:rsidRPr="000B3348">
        <w:rPr>
          <w:rFonts w:ascii="Calibri" w:hAnsi="Calibri" w:cs="Calibri"/>
          <w:noProof/>
          <w:color w:val="000000"/>
          <w:sz w:val="20"/>
          <w:szCs w:val="20"/>
          <w:vertAlign w:val="superscript"/>
        </w:rPr>
        <w:t>*</w:t>
      </w:r>
    </w:p>
    <w:p w14:paraId="2CF9875E" w14:textId="17C527A8" w:rsidR="003D4A22" w:rsidRPr="000B3348" w:rsidRDefault="007E0868" w:rsidP="00E26FD8">
      <w:pPr>
        <w:pStyle w:val="NormalWeb"/>
        <w:numPr>
          <w:ilvl w:val="0"/>
          <w:numId w:val="15"/>
        </w:numPr>
        <w:jc w:val="both"/>
        <w:rPr>
          <w:rFonts w:ascii="Calibri" w:hAnsi="Calibri" w:cs="Calibri"/>
          <w:noProof/>
          <w:color w:val="000000"/>
          <w:sz w:val="20"/>
          <w:szCs w:val="20"/>
        </w:rPr>
      </w:pPr>
      <w:r w:rsidRPr="000B3348">
        <w:rPr>
          <w:rFonts w:ascii="Calibri" w:hAnsi="Calibri" w:cs="Calibri"/>
          <w:noProof/>
          <w:color w:val="000000"/>
          <w:sz w:val="20"/>
          <w:szCs w:val="20"/>
        </w:rPr>
        <w:t xml:space="preserve">Acute </w:t>
      </w:r>
      <w:r w:rsidR="003D4A22" w:rsidRPr="000B3348">
        <w:rPr>
          <w:rFonts w:ascii="Calibri" w:hAnsi="Calibri" w:cs="Calibri"/>
          <w:noProof/>
          <w:color w:val="000000"/>
          <w:sz w:val="20"/>
          <w:szCs w:val="20"/>
        </w:rPr>
        <w:t>pulmonary hypertension  (</w:t>
      </w:r>
      <w:r w:rsidRPr="000B3348">
        <w:rPr>
          <w:rFonts w:ascii="Calibri" w:hAnsi="Calibri" w:cs="Calibri"/>
          <w:noProof/>
          <w:color w:val="000000"/>
          <w:sz w:val="20"/>
          <w:szCs w:val="20"/>
        </w:rPr>
        <w:t>a</w:t>
      </w:r>
      <w:r w:rsidR="003D4A22" w:rsidRPr="000B3348">
        <w:rPr>
          <w:rFonts w:ascii="Calibri" w:hAnsi="Calibri" w:cs="Calibri"/>
          <w:noProof/>
          <w:color w:val="000000"/>
          <w:sz w:val="20"/>
          <w:szCs w:val="20"/>
        </w:rPr>
        <w:t>PH)</w:t>
      </w:r>
      <w:r w:rsidR="003D4A22" w:rsidRPr="000B3348">
        <w:rPr>
          <w:rFonts w:ascii="Calibri" w:hAnsi="Calibri" w:cs="Calibri"/>
          <w:noProof/>
          <w:color w:val="000000"/>
          <w:sz w:val="20"/>
          <w:szCs w:val="20"/>
          <w:vertAlign w:val="superscript"/>
        </w:rPr>
        <w:t>*</w:t>
      </w:r>
    </w:p>
    <w:p w14:paraId="7BCAF417" w14:textId="77777777" w:rsidR="003D4A22" w:rsidRPr="000B3348" w:rsidRDefault="003D4A22" w:rsidP="00E26FD8">
      <w:pPr>
        <w:pStyle w:val="NormalWeb"/>
        <w:numPr>
          <w:ilvl w:val="0"/>
          <w:numId w:val="15"/>
        </w:numPr>
        <w:jc w:val="both"/>
        <w:rPr>
          <w:rFonts w:ascii="Calibri" w:hAnsi="Calibri" w:cs="Calibri"/>
          <w:noProof/>
          <w:color w:val="000000"/>
          <w:sz w:val="20"/>
          <w:szCs w:val="20"/>
        </w:rPr>
      </w:pPr>
      <w:r w:rsidRPr="000B3348">
        <w:rPr>
          <w:rFonts w:ascii="Calibri" w:hAnsi="Calibri" w:cs="Calibri"/>
          <w:noProof/>
          <w:color w:val="000000"/>
          <w:sz w:val="20"/>
          <w:szCs w:val="20"/>
        </w:rPr>
        <w:t>Septic shock</w:t>
      </w:r>
    </w:p>
    <w:p w14:paraId="3403197B" w14:textId="77777777" w:rsidR="003D4A22" w:rsidRPr="000B3348" w:rsidRDefault="003D4A22" w:rsidP="00E26FD8">
      <w:pPr>
        <w:pStyle w:val="NormalWeb"/>
        <w:numPr>
          <w:ilvl w:val="0"/>
          <w:numId w:val="15"/>
        </w:numPr>
        <w:jc w:val="both"/>
        <w:rPr>
          <w:rFonts w:ascii="Calibri" w:hAnsi="Calibri" w:cs="Calibri"/>
          <w:noProof/>
          <w:color w:val="000000"/>
          <w:sz w:val="20"/>
          <w:szCs w:val="20"/>
        </w:rPr>
      </w:pPr>
      <w:r w:rsidRPr="000B3348">
        <w:rPr>
          <w:rFonts w:ascii="Calibri" w:hAnsi="Calibri" w:cs="Calibri"/>
          <w:noProof/>
          <w:color w:val="000000"/>
          <w:sz w:val="20"/>
          <w:szCs w:val="20"/>
        </w:rPr>
        <w:t>Severe bradycardia and cardiac arrest</w:t>
      </w:r>
    </w:p>
    <w:p w14:paraId="75F55893" w14:textId="77777777" w:rsidR="003D4A22" w:rsidRPr="000B3348" w:rsidRDefault="003D4A22" w:rsidP="00E26FD8">
      <w:pPr>
        <w:pStyle w:val="NormalWeb"/>
        <w:numPr>
          <w:ilvl w:val="0"/>
          <w:numId w:val="15"/>
        </w:numPr>
        <w:jc w:val="both"/>
        <w:rPr>
          <w:rFonts w:ascii="Calibri" w:hAnsi="Calibri" w:cs="Calibri"/>
          <w:noProof/>
          <w:color w:val="000000"/>
          <w:sz w:val="20"/>
          <w:szCs w:val="20"/>
        </w:rPr>
      </w:pPr>
      <w:r w:rsidRPr="000B3348">
        <w:rPr>
          <w:rFonts w:ascii="Calibri" w:hAnsi="Calibri" w:cs="Calibri"/>
          <w:noProof/>
          <w:color w:val="000000"/>
          <w:sz w:val="20"/>
          <w:szCs w:val="20"/>
        </w:rPr>
        <w:t>Tension pneumothorax</w:t>
      </w:r>
    </w:p>
    <w:p w14:paraId="6053F7E3" w14:textId="77777777" w:rsidR="003D4A22" w:rsidRPr="000B3348" w:rsidRDefault="003D4A22" w:rsidP="00E26FD8">
      <w:pPr>
        <w:pStyle w:val="NormalWeb"/>
        <w:numPr>
          <w:ilvl w:val="0"/>
          <w:numId w:val="15"/>
        </w:numPr>
        <w:jc w:val="both"/>
        <w:rPr>
          <w:rFonts w:ascii="Calibri" w:hAnsi="Calibri" w:cs="Calibri"/>
          <w:noProof/>
          <w:color w:val="000000"/>
          <w:sz w:val="20"/>
          <w:szCs w:val="20"/>
        </w:rPr>
      </w:pPr>
      <w:r w:rsidRPr="000B3348">
        <w:rPr>
          <w:rFonts w:ascii="Calibri" w:hAnsi="Calibri" w:cs="Calibri"/>
          <w:noProof/>
          <w:color w:val="000000"/>
          <w:sz w:val="20"/>
          <w:szCs w:val="20"/>
        </w:rPr>
        <w:t>Hypoplastic left heart syndrome with and without closing or restricting shunts</w:t>
      </w:r>
    </w:p>
    <w:p w14:paraId="10599C4E" w14:textId="51F76C56" w:rsidR="003D4A22" w:rsidRPr="000B3348" w:rsidRDefault="003D4A22" w:rsidP="00E26FD8">
      <w:pPr>
        <w:pStyle w:val="NoSpacing"/>
        <w:jc w:val="both"/>
        <w:rPr>
          <w:rFonts w:ascii="Calibri" w:hAnsi="Calibri" w:cs="Calibri"/>
          <w:noProof/>
          <w:sz w:val="20"/>
          <w:szCs w:val="20"/>
        </w:rPr>
      </w:pPr>
      <w:r w:rsidRPr="000B3348">
        <w:rPr>
          <w:rFonts w:ascii="Calibri" w:hAnsi="Calibri" w:cs="Calibri"/>
          <w:noProof/>
          <w:color w:val="000000"/>
          <w:sz w:val="20"/>
          <w:szCs w:val="20"/>
        </w:rPr>
        <w:t>“Investigation” includes exploring physiological mechanisms and pathologies, assess</w:t>
      </w:r>
      <w:r w:rsidR="004D3EA7" w:rsidRPr="000B3348">
        <w:rPr>
          <w:rFonts w:ascii="Calibri" w:hAnsi="Calibri" w:cs="Calibri"/>
          <w:noProof/>
          <w:color w:val="000000"/>
          <w:sz w:val="20"/>
          <w:szCs w:val="20"/>
        </w:rPr>
        <w:t>ing</w:t>
      </w:r>
      <w:r w:rsidRPr="000B3348">
        <w:rPr>
          <w:rFonts w:ascii="Calibri" w:hAnsi="Calibri" w:cs="Calibri"/>
          <w:noProof/>
          <w:color w:val="000000"/>
          <w:sz w:val="20"/>
          <w:szCs w:val="20"/>
        </w:rPr>
        <w:t xml:space="preserve"> the impact of therapeutic interventions, and facilitat</w:t>
      </w:r>
      <w:r w:rsidR="004D3EA7" w:rsidRPr="000B3348">
        <w:rPr>
          <w:rFonts w:ascii="Calibri" w:hAnsi="Calibri" w:cs="Calibri"/>
          <w:noProof/>
          <w:color w:val="000000"/>
          <w:sz w:val="20"/>
          <w:szCs w:val="20"/>
        </w:rPr>
        <w:t>ing</w:t>
      </w:r>
      <w:r w:rsidRPr="000B3348">
        <w:rPr>
          <w:rFonts w:ascii="Calibri" w:hAnsi="Calibri" w:cs="Calibri"/>
          <w:noProof/>
          <w:color w:val="000000"/>
          <w:sz w:val="20"/>
          <w:szCs w:val="20"/>
        </w:rPr>
        <w:t xml:space="preserve"> case discussion and hypothesis testing.</w:t>
      </w:r>
      <w:r w:rsidR="008F042C" w:rsidRPr="000B3348">
        <w:rPr>
          <w:rFonts w:ascii="Calibri" w:hAnsi="Calibri" w:cs="Calibri"/>
          <w:noProof/>
          <w:color w:val="EE0000"/>
          <w:sz w:val="20"/>
          <w:szCs w:val="20"/>
        </w:rPr>
        <w:t xml:space="preserve"> </w:t>
      </w:r>
      <w:r w:rsidRPr="000B3348">
        <w:rPr>
          <w:rFonts w:ascii="Calibri" w:hAnsi="Calibri" w:cs="Calibri"/>
          <w:noProof/>
          <w:color w:val="000000"/>
          <w:sz w:val="20"/>
          <w:szCs w:val="20"/>
        </w:rPr>
        <w:t>EXPLAIN requires an integrated mathematical model of neonatal cardiorespiratory physiology. Existing models  do not meet these ambitious objectives</w:t>
      </w:r>
      <w:r w:rsidR="00FC6B2C" w:rsidRPr="000B3348">
        <w:rPr>
          <w:rFonts w:ascii="Calibri" w:hAnsi="Calibri" w:cs="Calibri"/>
          <w:noProof/>
          <w:color w:val="000000"/>
          <w:sz w:val="20"/>
          <w:szCs w:val="20"/>
        </w:rPr>
        <w:t xml:space="preserve"> </w:t>
      </w:r>
      <w:r w:rsidR="00FC6B2C" w:rsidRPr="000B3348">
        <w:rPr>
          <w:rFonts w:ascii="Calibri" w:hAnsi="Calibri" w:cs="Calibri"/>
          <w:noProof/>
          <w:color w:val="000000"/>
          <w:sz w:val="20"/>
          <w:szCs w:val="20"/>
        </w:rPr>
        <w:fldChar w:fldCharType="begin">
          <w:fldData xml:space="preserve">PEVuZE5vdGU+PENpdGU+PEF1dGhvcj5BbGxlbjwvQXV0aG9yPjxZZWFyPjE5Nzc8L1llYXI+PFJl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</w:fldData>
        </w:fldChar>
      </w:r>
      <w:r w:rsidR="00FC6B2C" w:rsidRPr="000B3348">
        <w:rPr>
          <w:rFonts w:ascii="Calibri" w:hAnsi="Calibri" w:cs="Calibri"/>
          <w:noProof/>
          <w:color w:val="000000"/>
          <w:sz w:val="20"/>
          <w:szCs w:val="20"/>
        </w:rPr>
        <w:instrText xml:space="preserve"> ADDIN EN.CITE </w:instrText>
      </w:r>
      <w:r w:rsidR="00FC6B2C" w:rsidRPr="000B3348">
        <w:rPr>
          <w:rFonts w:ascii="Calibri" w:hAnsi="Calibri" w:cs="Calibri"/>
          <w:noProof/>
          <w:color w:val="000000"/>
          <w:sz w:val="20"/>
          <w:szCs w:val="20"/>
        </w:rPr>
        <w:fldChar w:fldCharType="begin">
          <w:fldData xml:space="preserve">PEVuZE5vdGU+PENpdGU+PEF1dGhvcj5BbGxlbjwvQXV0aG9yPjxZZWFyPjE5Nzc8L1llYXI+PFJl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</w:fldData>
        </w:fldChar>
      </w:r>
      <w:r w:rsidR="00FC6B2C" w:rsidRPr="000B3348">
        <w:rPr>
          <w:rFonts w:ascii="Calibri" w:hAnsi="Calibri" w:cs="Calibri"/>
          <w:noProof/>
          <w:color w:val="000000"/>
          <w:sz w:val="20"/>
          <w:szCs w:val="20"/>
        </w:rPr>
        <w:instrText xml:space="preserve"> ADDIN EN.CITE.DATA </w:instrText>
      </w:r>
      <w:r w:rsidR="00FC6B2C" w:rsidRPr="000B3348">
        <w:rPr>
          <w:rFonts w:ascii="Calibri" w:hAnsi="Calibri" w:cs="Calibri"/>
          <w:noProof/>
          <w:color w:val="000000"/>
          <w:sz w:val="20"/>
          <w:szCs w:val="20"/>
        </w:rPr>
      </w:r>
      <w:r w:rsidR="00FC6B2C" w:rsidRPr="000B3348">
        <w:rPr>
          <w:rFonts w:ascii="Calibri" w:hAnsi="Calibri" w:cs="Calibri"/>
          <w:noProof/>
          <w:color w:val="000000"/>
          <w:sz w:val="20"/>
          <w:szCs w:val="20"/>
        </w:rPr>
        <w:fldChar w:fldCharType="end"/>
      </w:r>
      <w:r w:rsidR="00FC6B2C" w:rsidRPr="000B3348">
        <w:rPr>
          <w:rFonts w:ascii="Calibri" w:hAnsi="Calibri" w:cs="Calibri"/>
          <w:noProof/>
          <w:color w:val="000000"/>
          <w:sz w:val="20"/>
          <w:szCs w:val="20"/>
        </w:rPr>
      </w:r>
      <w:r w:rsidR="00FC6B2C" w:rsidRPr="000B3348">
        <w:rPr>
          <w:rFonts w:ascii="Calibri" w:hAnsi="Calibri" w:cs="Calibri"/>
          <w:noProof/>
          <w:color w:val="000000"/>
          <w:sz w:val="20"/>
          <w:szCs w:val="20"/>
        </w:rPr>
        <w:fldChar w:fldCharType="separate"/>
      </w:r>
      <w:r w:rsidR="00FC6B2C" w:rsidRPr="000B3348">
        <w:rPr>
          <w:rFonts w:ascii="Calibri" w:hAnsi="Calibri" w:cs="Calibri"/>
          <w:noProof/>
          <w:color w:val="000000"/>
          <w:sz w:val="20"/>
          <w:szCs w:val="20"/>
        </w:rPr>
        <w:t>[2-9]</w:t>
      </w:r>
      <w:r w:rsidR="00FC6B2C" w:rsidRPr="000B3348">
        <w:rPr>
          <w:rFonts w:ascii="Calibri" w:hAnsi="Calibri" w:cs="Calibri"/>
          <w:noProof/>
          <w:color w:val="000000"/>
          <w:sz w:val="20"/>
          <w:szCs w:val="20"/>
        </w:rPr>
        <w:fldChar w:fldCharType="end"/>
      </w:r>
      <w:r w:rsidRPr="000B3348">
        <w:rPr>
          <w:rFonts w:ascii="Calibri" w:hAnsi="Calibri" w:cs="Calibri"/>
          <w:noProof/>
          <w:color w:val="000000"/>
          <w:sz w:val="20"/>
          <w:szCs w:val="20"/>
        </w:rPr>
        <w:t xml:space="preserve">. A new integrated cardiorespiratory model is based on the principles outlined </w:t>
      </w:r>
      <w:r w:rsidR="008F042C" w:rsidRPr="000B3348">
        <w:rPr>
          <w:rFonts w:ascii="Calibri" w:hAnsi="Calibri" w:cs="Calibri"/>
          <w:noProof/>
          <w:color w:val="000000"/>
          <w:sz w:val="20"/>
          <w:szCs w:val="20"/>
        </w:rPr>
        <w:t>by van Meurs</w:t>
      </w:r>
      <w:r w:rsidR="00FC6B2C" w:rsidRPr="000B3348">
        <w:rPr>
          <w:rFonts w:ascii="Calibri" w:hAnsi="Calibri" w:cs="Calibri"/>
          <w:noProof/>
          <w:color w:val="000000"/>
          <w:sz w:val="20"/>
          <w:szCs w:val="20"/>
        </w:rPr>
        <w:t xml:space="preserve"> </w:t>
      </w:r>
      <w:r w:rsidR="00FC6B2C" w:rsidRPr="000B3348">
        <w:rPr>
          <w:rFonts w:ascii="Calibri" w:hAnsi="Calibri" w:cs="Calibri"/>
          <w:noProof/>
          <w:color w:val="000000"/>
          <w:sz w:val="20"/>
          <w:szCs w:val="20"/>
        </w:rPr>
        <w:fldChar w:fldCharType="begin"/>
      </w:r>
      <w:r w:rsidR="00FC6B2C" w:rsidRPr="000B3348">
        <w:rPr>
          <w:rFonts w:ascii="Calibri" w:hAnsi="Calibri" w:cs="Calibri"/>
          <w:noProof/>
          <w:color w:val="000000"/>
          <w:sz w:val="20"/>
          <w:szCs w:val="20"/>
        </w:rPr>
        <w:instrText xml:space="preserve"> ADDIN EN.CITE &lt;EndNote&gt;&lt;Cite&gt;&lt;Author&gt;van Meurs&lt;/Author&gt;&lt;Year&gt;2011&lt;/Year&gt;&lt;RecNum&gt;53&lt;/RecNum&gt;&lt;DisplayText&gt;[10]&lt;/DisplayText&gt;&lt;record&gt;&lt;rec-number&gt;53&lt;/rec-number&gt;&lt;foreign-keys&gt;&lt;key app="EN" db-id="55w90zxw4p0f2qe2xtixwtw6t9w909tr0vpa" timestamp="1710970240"&gt;53&lt;/key&gt;&lt;/foreign-keys&gt;&lt;ref-type name="Book"&gt;6&lt;/ref-type&gt;&lt;contributors&gt;&lt;authors&gt;&lt;author&gt;van Meurs, W.L.&lt;/author&gt;&lt;/authors&gt;&lt;/contributors&gt;&lt;titles&gt;&lt;title&gt;Modeling and Simulation in Biomedical Engineering: Applications in Cardiorespiratory Physiology&lt;/title&gt;&lt;/titles&gt;&lt;dates&gt;&lt;year&gt;2011&lt;/year&gt;&lt;/dates&gt;&lt;publisher&gt;McGraw Hill LLC&lt;/publisher&gt;&lt;isbn&gt;9780071714464&lt;/isbn&gt;&lt;urls&gt;&lt;related-urls&gt;&lt;url&gt;https://books.google.nl/books?id=t7_b3u7GMn4C&lt;/url&gt;&lt;/related-urls&gt;&lt;/urls&gt;&lt;/record&gt;&lt;/Cite&gt;&lt;/EndNote&gt;</w:instrText>
      </w:r>
      <w:r w:rsidR="00FC6B2C" w:rsidRPr="000B3348">
        <w:rPr>
          <w:rFonts w:ascii="Calibri" w:hAnsi="Calibri" w:cs="Calibri"/>
          <w:noProof/>
          <w:color w:val="000000"/>
          <w:sz w:val="20"/>
          <w:szCs w:val="20"/>
        </w:rPr>
        <w:fldChar w:fldCharType="separate"/>
      </w:r>
      <w:r w:rsidR="00FC6B2C" w:rsidRPr="000B3348">
        <w:rPr>
          <w:rFonts w:ascii="Calibri" w:hAnsi="Calibri" w:cs="Calibri"/>
          <w:noProof/>
          <w:color w:val="000000"/>
          <w:sz w:val="20"/>
          <w:szCs w:val="20"/>
        </w:rPr>
        <w:t>[10]</w:t>
      </w:r>
      <w:r w:rsidR="00FC6B2C" w:rsidRPr="000B3348">
        <w:rPr>
          <w:rFonts w:ascii="Calibri" w:hAnsi="Calibri" w:cs="Calibri"/>
          <w:noProof/>
          <w:color w:val="000000"/>
          <w:sz w:val="20"/>
          <w:szCs w:val="20"/>
        </w:rPr>
        <w:fldChar w:fldCharType="end"/>
      </w:r>
      <w:r w:rsidR="00FC6B2C" w:rsidRPr="000B3348">
        <w:rPr>
          <w:rFonts w:ascii="Calibri" w:hAnsi="Calibri" w:cs="Calibri"/>
          <w:noProof/>
          <w:color w:val="000000" w:themeColor="text1"/>
          <w:sz w:val="20"/>
          <w:szCs w:val="20"/>
        </w:rPr>
        <w:t>.</w:t>
      </w:r>
      <w:r w:rsidRPr="000B3348">
        <w:rPr>
          <w:rFonts w:ascii="Calibri" w:hAnsi="Calibri" w:cs="Calibri"/>
          <w:noProof/>
          <w:color w:val="EE0000"/>
          <w:sz w:val="20"/>
          <w:szCs w:val="20"/>
        </w:rPr>
        <w:t xml:space="preserve"> </w:t>
      </w:r>
      <w:r w:rsidRPr="000B3348">
        <w:rPr>
          <w:rFonts w:ascii="Calibri" w:hAnsi="Calibri" w:cs="Calibri"/>
          <w:noProof/>
          <w:color w:val="000000"/>
          <w:sz w:val="20"/>
          <w:szCs w:val="20"/>
        </w:rPr>
        <w:t xml:space="preserve">In this paper the controlled cardiovascular model for the term neonate is introduced. It is validated at baseline, </w:t>
      </w:r>
      <w:r w:rsidR="000136A3" w:rsidRPr="000B3348">
        <w:rPr>
          <w:rFonts w:ascii="Calibri" w:hAnsi="Calibri" w:cs="Calibri"/>
          <w:noProof/>
          <w:color w:val="000000"/>
          <w:sz w:val="20"/>
          <w:szCs w:val="20"/>
        </w:rPr>
        <w:t xml:space="preserve">and </w:t>
      </w:r>
      <w:r w:rsidRPr="000B3348">
        <w:rPr>
          <w:rFonts w:ascii="Calibri" w:hAnsi="Calibri" w:cs="Calibri"/>
          <w:noProof/>
          <w:color w:val="000000"/>
          <w:sz w:val="20"/>
          <w:szCs w:val="20"/>
        </w:rPr>
        <w:t xml:space="preserve">for the PDA and </w:t>
      </w:r>
      <w:r w:rsidR="004D3EA7" w:rsidRPr="000B3348">
        <w:rPr>
          <w:rFonts w:ascii="Calibri" w:hAnsi="Calibri" w:cs="Calibri"/>
          <w:noProof/>
          <w:color w:val="000000"/>
          <w:sz w:val="20"/>
          <w:szCs w:val="20"/>
        </w:rPr>
        <w:t>a</w:t>
      </w:r>
      <w:r w:rsidRPr="000B3348">
        <w:rPr>
          <w:rFonts w:ascii="Calibri" w:hAnsi="Calibri" w:cs="Calibri"/>
          <w:noProof/>
          <w:color w:val="000000"/>
          <w:sz w:val="20"/>
          <w:szCs w:val="20"/>
        </w:rPr>
        <w:t xml:space="preserve">PH conditions. </w:t>
      </w:r>
      <w:r w:rsidR="000136A3" w:rsidRPr="000B3348">
        <w:rPr>
          <w:rFonts w:ascii="Calibri" w:hAnsi="Calibri" w:cs="Calibri"/>
          <w:color w:val="000000"/>
          <w:sz w:val="20"/>
          <w:szCs w:val="20"/>
        </w:rPr>
        <w:t xml:space="preserve">The neonatal respiratory model, encompassing breathing, ventilation, gas exchange, gas transport, and metabolism, </w:t>
      </w:r>
      <w:r w:rsidR="001E0B8F">
        <w:rPr>
          <w:rFonts w:ascii="Calibri" w:hAnsi="Calibri" w:cs="Calibri"/>
          <w:color w:val="000000"/>
          <w:sz w:val="20"/>
          <w:szCs w:val="20"/>
        </w:rPr>
        <w:t>will be</w:t>
      </w:r>
      <w:r w:rsidR="000136A3" w:rsidRPr="000B3348">
        <w:rPr>
          <w:rFonts w:ascii="Calibri" w:hAnsi="Calibri" w:cs="Calibri"/>
          <w:color w:val="000000"/>
          <w:sz w:val="20"/>
          <w:szCs w:val="20"/>
        </w:rPr>
        <w:t xml:space="preserve"> described in a </w:t>
      </w:r>
      <w:commentRangeStart w:id="4"/>
      <w:commentRangeStart w:id="5"/>
      <w:r w:rsidR="009D0144" w:rsidRPr="000B3348">
        <w:rPr>
          <w:rFonts w:ascii="Calibri" w:hAnsi="Calibri" w:cs="Calibri"/>
          <w:color w:val="000000"/>
          <w:sz w:val="20"/>
          <w:szCs w:val="20"/>
        </w:rPr>
        <w:t xml:space="preserve">separate </w:t>
      </w:r>
      <w:r w:rsidR="000136A3" w:rsidRPr="000B3348">
        <w:rPr>
          <w:rFonts w:ascii="Calibri" w:hAnsi="Calibri" w:cs="Calibri"/>
          <w:color w:val="000000"/>
          <w:sz w:val="20"/>
          <w:szCs w:val="20"/>
        </w:rPr>
        <w:t>paper</w:t>
      </w:r>
      <w:commentRangeEnd w:id="4"/>
      <w:r w:rsidR="004D3EA7" w:rsidRPr="000B3348">
        <w:rPr>
          <w:rStyle w:val="CommentReference"/>
          <w:rFonts w:ascii="Calibri" w:hAnsi="Calibri" w:cs="Calibri"/>
          <w:color w:val="000000"/>
          <w:sz w:val="20"/>
          <w:szCs w:val="20"/>
        </w:rPr>
        <w:commentReference w:id="4"/>
      </w:r>
      <w:commentRangeEnd w:id="5"/>
      <w:r w:rsidR="009D0144" w:rsidRPr="000B3348">
        <w:rPr>
          <w:rStyle w:val="CommentReference"/>
          <w:rFonts w:ascii="Calibri" w:hAnsi="Calibri" w:cs="Calibri"/>
          <w:color w:val="000000"/>
          <w:sz w:val="20"/>
          <w:szCs w:val="20"/>
        </w:rPr>
        <w:commentReference w:id="5"/>
      </w:r>
      <w:r w:rsidR="000136A3" w:rsidRPr="000B3348">
        <w:rPr>
          <w:rFonts w:ascii="Calibri" w:hAnsi="Calibri" w:cs="Calibri"/>
          <w:color w:val="000000"/>
          <w:sz w:val="20"/>
          <w:szCs w:val="20"/>
        </w:rPr>
        <w:t xml:space="preserve">. The acid–base model is </w:t>
      </w:r>
      <w:r w:rsidR="001E0B8F">
        <w:rPr>
          <w:rFonts w:ascii="Calibri" w:hAnsi="Calibri" w:cs="Calibri"/>
          <w:color w:val="000000"/>
          <w:sz w:val="20"/>
          <w:szCs w:val="20"/>
        </w:rPr>
        <w:t xml:space="preserve">was </w:t>
      </w:r>
      <w:r w:rsidR="000136A3" w:rsidRPr="000B3348">
        <w:rPr>
          <w:rFonts w:ascii="Calibri" w:hAnsi="Calibri" w:cs="Calibri"/>
          <w:color w:val="000000"/>
          <w:sz w:val="20"/>
          <w:szCs w:val="20"/>
        </w:rPr>
        <w:t>presented separately</w:t>
      </w:r>
      <w:r w:rsidR="00FC6B2C" w:rsidRPr="000B3348">
        <w:rPr>
          <w:rFonts w:ascii="Calibri" w:hAnsi="Calibri" w:cs="Calibri"/>
          <w:color w:val="000000"/>
          <w:sz w:val="20"/>
          <w:szCs w:val="20"/>
        </w:rPr>
        <w:t xml:space="preserve"> </w:t>
      </w:r>
      <w:r w:rsidR="00FC6B2C" w:rsidRPr="000B3348">
        <w:rPr>
          <w:rFonts w:ascii="Calibri" w:hAnsi="Calibri" w:cs="Calibri"/>
          <w:color w:val="000000"/>
          <w:sz w:val="20"/>
          <w:szCs w:val="20"/>
        </w:rPr>
        <w:fldChar w:fldCharType="begin">
          <w:fldData xml:space="preserve">PEVuZE5vdGU+PENpdGU+PEF1dGhvcj5BbnRvbml1czwvQXV0aG9yPjxZZWFyPjIwMjM8L1llYXI+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</w:fldData>
        </w:fldChar>
      </w:r>
      <w:r w:rsidR="00FC6B2C" w:rsidRPr="000B3348">
        <w:rPr>
          <w:rFonts w:ascii="Calibri" w:hAnsi="Calibri" w:cs="Calibri"/>
          <w:color w:val="000000"/>
          <w:sz w:val="20"/>
          <w:szCs w:val="20"/>
        </w:rPr>
        <w:instrText xml:space="preserve"> ADDIN EN.CITE </w:instrText>
      </w:r>
      <w:r w:rsidR="00FC6B2C" w:rsidRPr="000B3348">
        <w:rPr>
          <w:rFonts w:ascii="Calibri" w:hAnsi="Calibri" w:cs="Calibri"/>
          <w:color w:val="000000"/>
          <w:sz w:val="20"/>
          <w:szCs w:val="20"/>
        </w:rPr>
        <w:fldChar w:fldCharType="begin">
          <w:fldData xml:space="preserve">PEVuZE5vdGU+PENpdGU+PEF1dGhvcj5BbnRvbml1czwvQXV0aG9yPjxZZWFyPjIwMjM8L1llYXI+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</w:fldData>
        </w:fldChar>
      </w:r>
      <w:r w:rsidR="00FC6B2C" w:rsidRPr="000B3348">
        <w:rPr>
          <w:rFonts w:ascii="Calibri" w:hAnsi="Calibri" w:cs="Calibri"/>
          <w:color w:val="000000"/>
          <w:sz w:val="20"/>
          <w:szCs w:val="20"/>
        </w:rPr>
        <w:instrText xml:space="preserve"> ADDIN EN.CITE.DATA </w:instrText>
      </w:r>
      <w:r w:rsidR="00FC6B2C" w:rsidRPr="000B3348">
        <w:rPr>
          <w:rFonts w:ascii="Calibri" w:hAnsi="Calibri" w:cs="Calibri"/>
          <w:color w:val="000000"/>
          <w:sz w:val="20"/>
          <w:szCs w:val="20"/>
        </w:rPr>
      </w:r>
      <w:r w:rsidR="00FC6B2C" w:rsidRPr="000B3348">
        <w:rPr>
          <w:rFonts w:ascii="Calibri" w:hAnsi="Calibri" w:cs="Calibri"/>
          <w:color w:val="000000"/>
          <w:sz w:val="20"/>
          <w:szCs w:val="20"/>
        </w:rPr>
        <w:fldChar w:fldCharType="end"/>
      </w:r>
      <w:r w:rsidR="00FC6B2C" w:rsidRPr="000B3348">
        <w:rPr>
          <w:rFonts w:ascii="Calibri" w:hAnsi="Calibri" w:cs="Calibri"/>
          <w:color w:val="000000"/>
          <w:sz w:val="20"/>
          <w:szCs w:val="20"/>
        </w:rPr>
      </w:r>
      <w:r w:rsidR="00FC6B2C" w:rsidRPr="000B3348">
        <w:rPr>
          <w:rFonts w:ascii="Calibri" w:hAnsi="Calibri" w:cs="Calibri"/>
          <w:color w:val="000000"/>
          <w:sz w:val="20"/>
          <w:szCs w:val="20"/>
        </w:rPr>
        <w:fldChar w:fldCharType="separate"/>
      </w:r>
      <w:r w:rsidR="00FC6B2C" w:rsidRPr="000B3348">
        <w:rPr>
          <w:rFonts w:ascii="Calibri" w:hAnsi="Calibri" w:cs="Calibri"/>
          <w:noProof/>
          <w:color w:val="000000"/>
          <w:sz w:val="20"/>
          <w:szCs w:val="20"/>
        </w:rPr>
        <w:t>[11]</w:t>
      </w:r>
      <w:r w:rsidR="00FC6B2C" w:rsidRPr="000B3348">
        <w:rPr>
          <w:rFonts w:ascii="Calibri" w:hAnsi="Calibri" w:cs="Calibri"/>
          <w:color w:val="000000"/>
          <w:sz w:val="20"/>
          <w:szCs w:val="20"/>
        </w:rPr>
        <w:fldChar w:fldCharType="end"/>
      </w:r>
      <w:r w:rsidR="00FC6B2C" w:rsidRPr="000B3348">
        <w:rPr>
          <w:rFonts w:ascii="Calibri" w:hAnsi="Calibri" w:cs="Calibri"/>
          <w:color w:val="000000"/>
          <w:sz w:val="20"/>
          <w:szCs w:val="20"/>
        </w:rPr>
        <w:t>.</w:t>
      </w:r>
      <w:r w:rsidR="000136A3" w:rsidRPr="000B3348">
        <w:rPr>
          <w:rFonts w:ascii="Calibri" w:hAnsi="Calibri" w:cs="Calibri"/>
          <w:color w:val="EE0000"/>
          <w:sz w:val="20"/>
          <w:szCs w:val="20"/>
        </w:rPr>
        <w:t xml:space="preserve"> </w:t>
      </w:r>
      <w:r w:rsidRPr="000B3348">
        <w:rPr>
          <w:rFonts w:ascii="Calibri" w:hAnsi="Calibri" w:cs="Calibri"/>
          <w:noProof/>
          <w:sz w:val="20"/>
          <w:szCs w:val="20"/>
        </w:rPr>
        <w:t>The model is for a full-term neonate but can be scaled to reflect premature born neonates.  Degrees of prematurity</w:t>
      </w:r>
      <w:r w:rsidR="000136A3" w:rsidRPr="000B3348">
        <w:rPr>
          <w:rFonts w:ascii="Calibri" w:hAnsi="Calibri" w:cs="Calibri"/>
          <w:noProof/>
          <w:sz w:val="20"/>
          <w:szCs w:val="20"/>
        </w:rPr>
        <w:t xml:space="preserve"> </w:t>
      </w:r>
      <w:r w:rsidRPr="000B3348">
        <w:rPr>
          <w:rFonts w:ascii="Calibri" w:hAnsi="Calibri" w:cs="Calibri"/>
          <w:noProof/>
          <w:sz w:val="20"/>
          <w:szCs w:val="20"/>
        </w:rPr>
        <w:t>do not require a change in model structure, but can be simulated by modifying selected model parameters and state variables.</w:t>
      </w:r>
      <w:r w:rsidRPr="000B3348">
        <w:rPr>
          <w:rFonts w:ascii="Calibri" w:hAnsi="Calibri" w:cs="Calibri"/>
          <w:noProof/>
          <w:color w:val="000000"/>
          <w:sz w:val="20"/>
          <w:szCs w:val="20"/>
        </w:rPr>
        <w:t xml:space="preserve"> </w:t>
      </w:r>
      <w:r w:rsidR="001E0B8F">
        <w:rPr>
          <w:rFonts w:ascii="Calibri" w:hAnsi="Calibri" w:cs="Calibri"/>
          <w:noProof/>
          <w:color w:val="000000"/>
          <w:sz w:val="20"/>
          <w:szCs w:val="20"/>
        </w:rPr>
        <w:t xml:space="preserve">Visual interactive </w:t>
      </w:r>
      <w:r w:rsidRPr="000B3348">
        <w:rPr>
          <w:rFonts w:ascii="Calibri" w:hAnsi="Calibri" w:cs="Calibri"/>
          <w:noProof/>
          <w:color w:val="000000"/>
          <w:sz w:val="20"/>
          <w:szCs w:val="20"/>
        </w:rPr>
        <w:t xml:space="preserve">EXPLAIN can be run in real time from the web page </w:t>
      </w:r>
      <w:hyperlink r:id="rId13" w:history="1">
        <w:r w:rsidRPr="000B3348">
          <w:rPr>
            <w:rStyle w:val="Hyperlink"/>
            <w:rFonts w:ascii="Calibri" w:hAnsi="Calibri" w:cs="Calibri"/>
            <w:noProof/>
            <w:sz w:val="20"/>
            <w:szCs w:val="20"/>
          </w:rPr>
          <w:t>https://explain-user.com</w:t>
        </w:r>
      </w:hyperlink>
      <w:r w:rsidRPr="000B3348">
        <w:rPr>
          <w:rFonts w:ascii="Calibri" w:hAnsi="Calibri" w:cs="Calibri"/>
          <w:noProof/>
          <w:color w:val="000000"/>
          <w:sz w:val="20"/>
          <w:szCs w:val="20"/>
        </w:rPr>
        <w:t>. The complete source code in Python is available upon request.</w:t>
      </w:r>
    </w:p>
    <w:p w14:paraId="58CE11D5" w14:textId="77777777" w:rsidR="003D4A22" w:rsidRPr="000B3348" w:rsidRDefault="003D4A22" w:rsidP="00E26FD8">
      <w:pPr>
        <w:pStyle w:val="NoSpacing"/>
        <w:jc w:val="both"/>
        <w:rPr>
          <w:rFonts w:ascii="Calibri" w:hAnsi="Calibri" w:cs="Calibri"/>
          <w:noProof/>
          <w:sz w:val="20"/>
          <w:szCs w:val="20"/>
        </w:rPr>
      </w:pPr>
    </w:p>
    <w:p w14:paraId="748F0CBD" w14:textId="77777777" w:rsidR="003D4A22" w:rsidRPr="000B3348" w:rsidRDefault="003D4A22" w:rsidP="00E26FD8">
      <w:pPr>
        <w:pStyle w:val="ListParagraph"/>
        <w:numPr>
          <w:ilvl w:val="0"/>
          <w:numId w:val="20"/>
        </w:numPr>
        <w:jc w:val="both"/>
        <w:rPr>
          <w:rFonts w:ascii="Calibri" w:hAnsi="Calibri" w:cs="Calibri"/>
          <w:noProof/>
          <w:sz w:val="20"/>
          <w:szCs w:val="20"/>
        </w:rPr>
      </w:pPr>
      <w:r w:rsidRPr="000B3348">
        <w:rPr>
          <w:rFonts w:ascii="Calibri" w:hAnsi="Calibri" w:cs="Calibri"/>
          <w:b/>
          <w:bCs/>
          <w:caps/>
          <w:noProof/>
          <w:sz w:val="20"/>
          <w:szCs w:val="20"/>
        </w:rPr>
        <w:t>Methods</w:t>
      </w:r>
    </w:p>
    <w:p w14:paraId="2EE8B23C" w14:textId="77777777" w:rsidR="003D4A22" w:rsidRPr="000B3348" w:rsidRDefault="003D4A22" w:rsidP="00E26FD8">
      <w:pPr>
        <w:pStyle w:val="NoSpacing"/>
        <w:jc w:val="both"/>
        <w:rPr>
          <w:rFonts w:ascii="Calibri" w:hAnsi="Calibri" w:cs="Calibri"/>
          <w:noProof/>
          <w:sz w:val="20"/>
          <w:szCs w:val="20"/>
        </w:rPr>
      </w:pPr>
    </w:p>
    <w:p w14:paraId="300A8023" w14:textId="77777777" w:rsidR="003D4A22" w:rsidRPr="000B3348" w:rsidRDefault="003D4A22" w:rsidP="00E26FD8">
      <w:pPr>
        <w:pStyle w:val="NoSpacing"/>
        <w:jc w:val="both"/>
        <w:rPr>
          <w:rFonts w:ascii="Calibri" w:hAnsi="Calibri" w:cs="Calibri"/>
          <w:b/>
          <w:bCs/>
          <w:noProof/>
          <w:sz w:val="20"/>
          <w:szCs w:val="20"/>
        </w:rPr>
      </w:pPr>
      <w:r w:rsidRPr="000B3348">
        <w:rPr>
          <w:rFonts w:ascii="Calibri" w:hAnsi="Calibri" w:cs="Calibri"/>
          <w:b/>
          <w:bCs/>
          <w:noProof/>
          <w:sz w:val="20"/>
          <w:szCs w:val="20"/>
        </w:rPr>
        <w:t>2.1 Conceptual model</w:t>
      </w:r>
    </w:p>
    <w:p w14:paraId="1DE29E7A" w14:textId="77777777" w:rsidR="003D4A22" w:rsidRPr="000B3348" w:rsidRDefault="003D4A22" w:rsidP="00E26FD8">
      <w:pPr>
        <w:pStyle w:val="NoSpacing"/>
        <w:jc w:val="both"/>
        <w:rPr>
          <w:rFonts w:ascii="Calibri" w:hAnsi="Calibri" w:cs="Calibri"/>
          <w:noProof/>
          <w:sz w:val="20"/>
          <w:szCs w:val="20"/>
        </w:rPr>
      </w:pPr>
    </w:p>
    <w:p w14:paraId="19E6670B" w14:textId="65253F76" w:rsidR="003D4A22" w:rsidRPr="000B3348" w:rsidRDefault="003D4A22" w:rsidP="00E26FD8">
      <w:pPr>
        <w:pStyle w:val="NoSpacing"/>
        <w:jc w:val="both"/>
        <w:rPr>
          <w:rFonts w:ascii="Calibri" w:hAnsi="Calibri" w:cs="Calibri"/>
          <w:noProof/>
          <w:sz w:val="20"/>
          <w:szCs w:val="20"/>
        </w:rPr>
      </w:pPr>
      <w:r w:rsidRPr="000B3348">
        <w:rPr>
          <w:rFonts w:ascii="Calibri" w:hAnsi="Calibri" w:cs="Calibri"/>
          <w:noProof/>
          <w:sz w:val="20"/>
          <w:szCs w:val="20"/>
        </w:rPr>
        <w:t>Figure 1 shows the main models and causal relationships underlying EXPLAIN.  Overall inputs and outputs of the integrated model, such as the fraction of inspired oxygen and ECG, are not represented in this figure.</w:t>
      </w:r>
    </w:p>
    <w:p w14:paraId="370BD7BB" w14:textId="77777777" w:rsidR="003D4A22" w:rsidRPr="000B3348" w:rsidRDefault="003D4A22" w:rsidP="00E26FD8">
      <w:pPr>
        <w:pStyle w:val="NoSpacing"/>
        <w:jc w:val="both"/>
        <w:rPr>
          <w:rFonts w:ascii="Calibri" w:hAnsi="Calibri" w:cs="Calibri"/>
          <w:noProof/>
          <w:sz w:val="20"/>
          <w:szCs w:val="20"/>
        </w:rPr>
      </w:pPr>
    </w:p>
    <w:p w14:paraId="5C5FE664" w14:textId="77777777" w:rsidR="003D4A22" w:rsidRPr="000B3348" w:rsidRDefault="003D4A22" w:rsidP="00E26FD8">
      <w:pPr>
        <w:pStyle w:val="NoSpacing"/>
        <w:jc w:val="both"/>
        <w:rPr>
          <w:rFonts w:ascii="Calibri" w:hAnsi="Calibri" w:cs="Calibri"/>
          <w:noProof/>
          <w:sz w:val="20"/>
          <w:szCs w:val="20"/>
        </w:rPr>
      </w:pPr>
    </w:p>
    <w:p w14:paraId="661672C7" w14:textId="77777777" w:rsidR="003D4A22" w:rsidRPr="000B3348" w:rsidRDefault="003D4A22" w:rsidP="00E26FD8">
      <w:pPr>
        <w:pStyle w:val="NoSpacing"/>
        <w:jc w:val="both"/>
        <w:rPr>
          <w:rFonts w:ascii="Calibri" w:hAnsi="Calibri" w:cs="Calibri"/>
          <w:noProof/>
          <w:sz w:val="20"/>
          <w:szCs w:val="20"/>
        </w:rPr>
      </w:pPr>
      <w:r w:rsidRPr="000B3348">
        <w:rPr>
          <w:rFonts w:ascii="Calibri" w:hAnsi="Calibri" w:cs="Calibri"/>
          <w:noProof/>
          <w:sz w:val="20"/>
          <w:szCs w:val="20"/>
        </w:rPr>
        <w:lastRenderedPageBreak/>
        <w:drawing>
          <wp:inline distT="0" distB="0" distL="0" distR="0" wp14:anchorId="201951AB" wp14:editId="065EBE47">
            <wp:extent cx="5763101" cy="3073400"/>
            <wp:effectExtent l="0" t="0" r="0" b="0"/>
            <wp:docPr id="748950022"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950022" name="Graphic 748950022"/>
                    <pic:cNvPicPr/>
                  </pic:nvPicPr>
                  <pic:blipFill>
                    <a:blip r:embed="rId14">
                      <a:extLst>
                        <a:ext uri="{28A0092B-C50C-407E-A947-70E740481C1C}">
                          <a14:useLocalDpi xmlns:a14="http://schemas.microsoft.com/office/drawing/2010/main" val="0"/>
                        </a:ext>
                        <a:ext uri="{96DAC541-7B7A-43D3-8B79-37D633B846F1}">
                          <asvg:svgBlip xmlns:asvg="http://schemas.microsoft.com/office/drawing/2016/SVG/main" r:embed="rId15"/>
                        </a:ext>
                      </a:extLst>
                    </a:blip>
                    <a:stretch>
                      <a:fillRect/>
                    </a:stretch>
                  </pic:blipFill>
                  <pic:spPr>
                    <a:xfrm>
                      <a:off x="0" y="0"/>
                      <a:ext cx="5875418" cy="3133298"/>
                    </a:xfrm>
                    <a:prstGeom prst="rect">
                      <a:avLst/>
                    </a:prstGeom>
                  </pic:spPr>
                </pic:pic>
              </a:graphicData>
            </a:graphic>
          </wp:inline>
        </w:drawing>
      </w:r>
    </w:p>
    <w:p w14:paraId="063E1E14" w14:textId="47FF8860" w:rsidR="003D4A22" w:rsidRPr="000B3348" w:rsidRDefault="003D4A22" w:rsidP="00E26FD8">
      <w:pPr>
        <w:pStyle w:val="NoSpacing"/>
        <w:ind w:right="335"/>
        <w:jc w:val="both"/>
        <w:rPr>
          <w:rFonts w:ascii="Calibri" w:hAnsi="Calibri" w:cs="Calibri"/>
          <w:noProof/>
          <w:sz w:val="16"/>
          <w:szCs w:val="16"/>
        </w:rPr>
      </w:pPr>
      <w:r w:rsidRPr="000B3348">
        <w:rPr>
          <w:rFonts w:ascii="Calibri" w:hAnsi="Calibri" w:cs="Calibri"/>
          <w:b/>
          <w:noProof/>
          <w:sz w:val="16"/>
          <w:szCs w:val="16"/>
        </w:rPr>
        <w:t xml:space="preserve">Fig. 1. </w:t>
      </w:r>
      <w:r w:rsidRPr="000B3348">
        <w:rPr>
          <w:rFonts w:ascii="Calibri" w:hAnsi="Calibri" w:cs="Calibri"/>
          <w:noProof/>
          <w:sz w:val="16"/>
          <w:szCs w:val="16"/>
        </w:rPr>
        <w:t>Block diagram of the integrated cardiorespiratory model, adapted from van Meurs</w:t>
      </w:r>
      <w:r w:rsidR="00FC6B2C" w:rsidRPr="000B3348">
        <w:rPr>
          <w:rFonts w:ascii="Calibri" w:hAnsi="Calibri" w:cs="Calibri"/>
          <w:noProof/>
          <w:sz w:val="16"/>
          <w:szCs w:val="16"/>
        </w:rPr>
        <w:t xml:space="preserve"> </w:t>
      </w:r>
      <w:r w:rsidR="00FC6B2C" w:rsidRPr="000B3348">
        <w:rPr>
          <w:rFonts w:ascii="Calibri" w:hAnsi="Calibri" w:cs="Calibri"/>
          <w:noProof/>
          <w:sz w:val="16"/>
          <w:szCs w:val="16"/>
        </w:rPr>
        <w:fldChar w:fldCharType="begin"/>
      </w:r>
      <w:r w:rsidR="00FC6B2C" w:rsidRPr="000B3348">
        <w:rPr>
          <w:rFonts w:ascii="Calibri" w:hAnsi="Calibri" w:cs="Calibri"/>
          <w:noProof/>
          <w:sz w:val="16"/>
          <w:szCs w:val="16"/>
        </w:rPr>
        <w:instrText xml:space="preserve"> ADDIN EN.CITE &lt;EndNote&gt;&lt;Cite&gt;&lt;Author&gt;van Meurs&lt;/Author&gt;&lt;Year&gt;2011&lt;/Year&gt;&lt;RecNum&gt;53&lt;/RecNum&gt;&lt;DisplayText&gt;[10]&lt;/DisplayText&gt;&lt;record&gt;&lt;rec-number&gt;53&lt;/rec-number&gt;&lt;foreign-keys&gt;&lt;key app="EN" db-id="55w90zxw4p0f2qe2xtixwtw6t9w909tr0vpa" timestamp="1710970240"&gt;53&lt;/key&gt;&lt;/foreign-keys&gt;&lt;ref-type name="Book"&gt;6&lt;/ref-type&gt;&lt;contributors&gt;&lt;authors&gt;&lt;author&gt;van Meurs, W.L.&lt;/author&gt;&lt;/authors&gt;&lt;/contributors&gt;&lt;titles&gt;&lt;title&gt;Modeling and Simulation in Biomedical Engineering: Applications in Cardiorespiratory Physiology&lt;/title&gt;&lt;/titles&gt;&lt;dates&gt;&lt;year&gt;2011&lt;/year&gt;&lt;/dates&gt;&lt;publisher&gt;McGraw Hill LLC&lt;/publisher&gt;&lt;isbn&gt;9780071714464&lt;/isbn&gt;&lt;urls&gt;&lt;related-urls&gt;&lt;url&gt;https://books.google.nl/books?id=t7_b3u7GMn4C&lt;/url&gt;&lt;/related-urls&gt;&lt;/urls&gt;&lt;/record&gt;&lt;/Cite&gt;&lt;/EndNote&gt;</w:instrText>
      </w:r>
      <w:r w:rsidR="00FC6B2C" w:rsidRPr="000B3348">
        <w:rPr>
          <w:rFonts w:ascii="Calibri" w:hAnsi="Calibri" w:cs="Calibri"/>
          <w:noProof/>
          <w:sz w:val="16"/>
          <w:szCs w:val="16"/>
        </w:rPr>
        <w:fldChar w:fldCharType="separate"/>
      </w:r>
      <w:r w:rsidR="00FC6B2C" w:rsidRPr="000B3348">
        <w:rPr>
          <w:rFonts w:ascii="Calibri" w:hAnsi="Calibri" w:cs="Calibri"/>
          <w:noProof/>
          <w:sz w:val="16"/>
          <w:szCs w:val="16"/>
        </w:rPr>
        <w:t>[10]</w:t>
      </w:r>
      <w:r w:rsidR="00FC6B2C" w:rsidRPr="000B3348">
        <w:rPr>
          <w:rFonts w:ascii="Calibri" w:hAnsi="Calibri" w:cs="Calibri"/>
          <w:noProof/>
          <w:sz w:val="16"/>
          <w:szCs w:val="16"/>
        </w:rPr>
        <w:fldChar w:fldCharType="end"/>
      </w:r>
    </w:p>
    <w:p w14:paraId="18149A51" w14:textId="77777777" w:rsidR="003D4A22" w:rsidRPr="000B3348" w:rsidRDefault="003D4A22" w:rsidP="00E26FD8">
      <w:pPr>
        <w:pStyle w:val="NoSpacing"/>
        <w:jc w:val="both"/>
        <w:rPr>
          <w:rFonts w:ascii="Calibri" w:hAnsi="Calibri" w:cs="Calibri"/>
          <w:noProof/>
          <w:sz w:val="20"/>
          <w:szCs w:val="20"/>
        </w:rPr>
      </w:pPr>
    </w:p>
    <w:p w14:paraId="6970DFFA" w14:textId="6CE82592" w:rsidR="003D4A22" w:rsidRPr="000B3348" w:rsidRDefault="003D4A22" w:rsidP="00E26FD8">
      <w:pPr>
        <w:pStyle w:val="NoSpacing"/>
        <w:jc w:val="both"/>
        <w:rPr>
          <w:rFonts w:ascii="Calibri" w:hAnsi="Calibri" w:cs="Calibri"/>
          <w:noProof/>
          <w:sz w:val="20"/>
          <w:szCs w:val="20"/>
        </w:rPr>
      </w:pPr>
      <w:r w:rsidRPr="000B3348">
        <w:rPr>
          <w:rFonts w:ascii="Calibri" w:hAnsi="Calibri" w:cs="Calibri"/>
          <w:noProof/>
          <w:sz w:val="20"/>
          <w:szCs w:val="20"/>
        </w:rPr>
        <w:t>The two bottom blocks of this diagram reflect blood flow and control of circulation, and the two top blocks reflect gas flow and control of breathing.  Oxygen delivery, cellular metabolism, and carbon dioxide elimination, part of the central block, rely on both gas flow and blood flow.  From left to right, the blocks reflect the causally connected processes: fluid mechanics (liquids and gases), carried respiratory gases, and signals generated by the autonomic nervous system (ANS), respectively.  Control effectors will be described in detail below.  This article describes the model of the neonatal cardiovascular system: the two bottom blocks in Figure 1, a software implementation of this model, and selected cardiovascular simulation results and model validation.</w:t>
      </w:r>
    </w:p>
    <w:p w14:paraId="2A4D6FC2" w14:textId="20F64548" w:rsidR="003D4A22" w:rsidRPr="000B3348" w:rsidRDefault="003D4A22" w:rsidP="00E26FD8">
      <w:pPr>
        <w:pStyle w:val="NoSpacing"/>
        <w:jc w:val="both"/>
        <w:rPr>
          <w:rFonts w:ascii="Calibri" w:hAnsi="Calibri" w:cs="Calibri"/>
          <w:noProof/>
          <w:sz w:val="20"/>
          <w:szCs w:val="20"/>
        </w:rPr>
      </w:pPr>
      <w:bookmarkStart w:id="6" w:name="_Hlk75163348"/>
      <w:r w:rsidRPr="000B3348">
        <w:rPr>
          <w:rFonts w:ascii="Calibri" w:hAnsi="Calibri" w:cs="Calibri"/>
          <w:noProof/>
          <w:sz w:val="20"/>
          <w:szCs w:val="20"/>
        </w:rPr>
        <w:t xml:space="preserve">A cardiac rhythm sub model is part of the circulation model.  It responds to the circulatory control effector heart rate from the control of circulation model and generates heart chamber activation functions.  </w:t>
      </w:r>
      <w:bookmarkEnd w:id="6"/>
      <w:r w:rsidRPr="000B3348">
        <w:rPr>
          <w:rFonts w:ascii="Calibri" w:hAnsi="Calibri" w:cs="Calibri"/>
          <w:noProof/>
          <w:sz w:val="20"/>
          <w:szCs w:val="20"/>
        </w:rPr>
        <w:t>These are sent to the hemodynamics model described below.  The underlying time-varying elastance model and the four heart chamber activation functions will be explained in the mathematical model section.  The function of the SA and AV nodes is implicit in the modeled time functions.  The variable heart rate determines the firing rate of the SA node.  Dysrhythmias can be simulated by ad-hoc changes to the parameters of the cardiac rhythm model.</w:t>
      </w:r>
    </w:p>
    <w:p w14:paraId="77C53B91" w14:textId="2D56D010" w:rsidR="003D4A22" w:rsidRPr="000B3348" w:rsidRDefault="003D4A22" w:rsidP="00E26FD8">
      <w:pPr>
        <w:pStyle w:val="NoSpacing"/>
        <w:jc w:val="both"/>
        <w:rPr>
          <w:rFonts w:ascii="Calibri" w:hAnsi="Calibri" w:cs="Calibri"/>
          <w:noProof/>
          <w:sz w:val="20"/>
          <w:szCs w:val="20"/>
        </w:rPr>
      </w:pPr>
      <w:bookmarkStart w:id="7" w:name="_Hlk76577178"/>
      <w:r w:rsidRPr="000B3348">
        <w:rPr>
          <w:rFonts w:ascii="Calibri" w:hAnsi="Calibri" w:cs="Calibri"/>
          <w:noProof/>
          <w:sz w:val="20"/>
          <w:szCs w:val="20"/>
        </w:rPr>
        <w:t xml:space="preserve">The other sub model of the circulation model is the hemodynamics model, which reflects cardiac and vascular blood volumes, pressures, and flow rates.  </w:t>
      </w:r>
      <w:bookmarkStart w:id="8" w:name="_Hlk71623299"/>
      <w:r w:rsidR="00C2179E" w:rsidRPr="000B3348">
        <w:rPr>
          <w:rFonts w:ascii="Calibri" w:hAnsi="Calibri" w:cs="Calibri"/>
          <w:color w:val="000000"/>
          <w:sz w:val="20"/>
          <w:szCs w:val="20"/>
        </w:rPr>
        <w:t xml:space="preserve">It responds to activation functions from the cardiac rhythm model, intrathoracic pressure generated by the ventilation model, and circulatory control effectors, including contractility, arteriolar resistance and elastance, and venous unstressed volume. </w:t>
      </w:r>
      <w:r w:rsidRPr="000B3348">
        <w:rPr>
          <w:rFonts w:ascii="Calibri" w:hAnsi="Calibri" w:cs="Calibri"/>
          <w:noProof/>
          <w:sz w:val="20"/>
          <w:szCs w:val="20"/>
        </w:rPr>
        <w:t xml:space="preserve">Arterial blood pressure is an output variable from the hemodynamics model to the control of circulation model, and various circulatory volumes and flow </w:t>
      </w:r>
      <w:r w:rsidRPr="000B3348">
        <w:rPr>
          <w:rFonts w:ascii="Calibri" w:hAnsi="Calibri" w:cs="Calibri"/>
          <w:noProof/>
          <w:color w:val="000000" w:themeColor="text1"/>
          <w:sz w:val="20"/>
          <w:szCs w:val="20"/>
        </w:rPr>
        <w:t xml:space="preserve">rates are outputs to the transport and metabolism model.  Figure 2 gives a hydraulic circuit representation of the neonatal hemodynamics model.  The basis for this model is the one given by Beneken </w:t>
      </w:r>
      <w:r w:rsidR="004471B3" w:rsidRPr="000B3348">
        <w:rPr>
          <w:rFonts w:ascii="Calibri" w:hAnsi="Calibri" w:cs="Calibri"/>
          <w:noProof/>
          <w:color w:val="000000" w:themeColor="text1"/>
          <w:sz w:val="20"/>
          <w:szCs w:val="20"/>
        </w:rPr>
        <w:fldChar w:fldCharType="begin"/>
      </w:r>
      <w:r w:rsidR="004471B3" w:rsidRPr="000B3348">
        <w:rPr>
          <w:rFonts w:ascii="Calibri" w:hAnsi="Calibri" w:cs="Calibri"/>
          <w:noProof/>
          <w:color w:val="000000" w:themeColor="text1"/>
          <w:sz w:val="20"/>
          <w:szCs w:val="20"/>
        </w:rPr>
        <w:instrText xml:space="preserve"> ADDIN EN.CITE &lt;EndNote&gt;&lt;Cite&gt;&lt;Author&gt;Beneken&lt;/Author&gt;&lt;Year&gt;1965&lt;/Year&gt;&lt;RecNum&gt;54&lt;/RecNum&gt;&lt;DisplayText&gt;[12]&lt;/DisplayText&gt;&lt;record&gt;&lt;rec-number&gt;54&lt;/rec-number&gt;&lt;foreign-keys&gt;&lt;key app="EN" db-id="55w90zxw4p0f2qe2xtixwtw6t9w909tr0vpa" timestamp="1710970338"&gt;54&lt;/key&gt;&lt;/foreign-keys&gt;&lt;ref-type name="Thesis"&gt;32&lt;/ref-type&gt;&lt;contributors&gt;&lt;authors&gt;&lt;author&gt;Beneken, JEW&lt;/author&gt;&lt;/authors&gt;&lt;/contributors&gt;&lt;titles&gt;&lt;title&gt;A mathematical approach to cardiovascular function: the uncontrolled human system.&lt;/title&gt;&lt;secondary-title&gt;Medisch Fysisch Instituut TNO&lt;/secondary-title&gt;&lt;/titles&gt;&lt;dates&gt;&lt;year&gt;1965&lt;/year&gt;&lt;/dates&gt;&lt;pub-location&gt;Utrecht, The Netherlands&lt;/pub-location&gt;&lt;urls&gt;&lt;/urls&gt;&lt;/record&gt;&lt;/Cite&gt;&lt;/EndNote&gt;</w:instrText>
      </w:r>
      <w:r w:rsidR="004471B3" w:rsidRPr="000B3348">
        <w:rPr>
          <w:rFonts w:ascii="Calibri" w:hAnsi="Calibri" w:cs="Calibri"/>
          <w:noProof/>
          <w:color w:val="000000" w:themeColor="text1"/>
          <w:sz w:val="20"/>
          <w:szCs w:val="20"/>
        </w:rPr>
        <w:fldChar w:fldCharType="separate"/>
      </w:r>
      <w:r w:rsidR="004471B3" w:rsidRPr="000B3348">
        <w:rPr>
          <w:rFonts w:ascii="Calibri" w:hAnsi="Calibri" w:cs="Calibri"/>
          <w:noProof/>
          <w:color w:val="000000" w:themeColor="text1"/>
          <w:sz w:val="20"/>
          <w:szCs w:val="20"/>
        </w:rPr>
        <w:t>[12]</w:t>
      </w:r>
      <w:r w:rsidR="004471B3" w:rsidRPr="000B3348">
        <w:rPr>
          <w:rFonts w:ascii="Calibri" w:hAnsi="Calibri" w:cs="Calibri"/>
          <w:noProof/>
          <w:color w:val="000000" w:themeColor="text1"/>
          <w:sz w:val="20"/>
          <w:szCs w:val="20"/>
        </w:rPr>
        <w:fldChar w:fldCharType="end"/>
      </w:r>
      <w:r w:rsidRPr="000B3348">
        <w:rPr>
          <w:rFonts w:ascii="Calibri" w:hAnsi="Calibri" w:cs="Calibri"/>
          <w:b/>
          <w:bCs/>
          <w:noProof/>
          <w:color w:val="000000" w:themeColor="text1"/>
          <w:sz w:val="20"/>
          <w:szCs w:val="20"/>
        </w:rPr>
        <w:t>,</w:t>
      </w:r>
      <w:r w:rsidRPr="000B3348">
        <w:rPr>
          <w:rFonts w:ascii="Calibri" w:hAnsi="Calibri" w:cs="Calibri"/>
          <w:noProof/>
          <w:color w:val="000000" w:themeColor="text1"/>
          <w:sz w:val="20"/>
          <w:szCs w:val="20"/>
        </w:rPr>
        <w:t xml:space="preserve"> also see Goodwin et al. </w:t>
      </w:r>
      <w:r w:rsidR="004471B3" w:rsidRPr="000B3348">
        <w:rPr>
          <w:rFonts w:ascii="Calibri" w:hAnsi="Calibri" w:cs="Calibri"/>
          <w:noProof/>
          <w:color w:val="000000" w:themeColor="text1"/>
          <w:sz w:val="20"/>
          <w:szCs w:val="20"/>
        </w:rPr>
        <w:fldChar w:fldCharType="begin">
          <w:fldData xml:space="preserve">PEVuZE5vdGU+PENpdGU+PEF1dGhvcj5Hb29kd2luPC9BdXRob3I+PFllYXI+MjAwNDwvWWVhcj48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</w:fldData>
        </w:fldChar>
      </w:r>
      <w:r w:rsidR="004471B3" w:rsidRPr="000B3348">
        <w:rPr>
          <w:rFonts w:ascii="Calibri" w:hAnsi="Calibri" w:cs="Calibri"/>
          <w:noProof/>
          <w:color w:val="000000" w:themeColor="text1"/>
          <w:sz w:val="20"/>
          <w:szCs w:val="20"/>
        </w:rPr>
        <w:instrText xml:space="preserve"> ADDIN EN.CITE </w:instrText>
      </w:r>
      <w:r w:rsidR="004471B3" w:rsidRPr="000B3348">
        <w:rPr>
          <w:rFonts w:ascii="Calibri" w:hAnsi="Calibri" w:cs="Calibri"/>
          <w:noProof/>
          <w:color w:val="000000" w:themeColor="text1"/>
          <w:sz w:val="20"/>
          <w:szCs w:val="20"/>
        </w:rPr>
        <w:fldChar w:fldCharType="begin">
          <w:fldData xml:space="preserve">PEVuZE5vdGU+PENpdGU+PEF1dGhvcj5Hb29kd2luPC9BdXRob3I+PFllYXI+MjAwNDwvWWVhcj48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</w:fldData>
        </w:fldChar>
      </w:r>
      <w:r w:rsidR="004471B3" w:rsidRPr="000B3348">
        <w:rPr>
          <w:rFonts w:ascii="Calibri" w:hAnsi="Calibri" w:cs="Calibri"/>
          <w:noProof/>
          <w:color w:val="000000" w:themeColor="text1"/>
          <w:sz w:val="20"/>
          <w:szCs w:val="20"/>
        </w:rPr>
        <w:instrText xml:space="preserve"> ADDIN EN.CITE.DATA </w:instrText>
      </w:r>
      <w:r w:rsidR="004471B3" w:rsidRPr="000B3348">
        <w:rPr>
          <w:rFonts w:ascii="Calibri" w:hAnsi="Calibri" w:cs="Calibri"/>
          <w:noProof/>
          <w:color w:val="000000" w:themeColor="text1"/>
          <w:sz w:val="20"/>
          <w:szCs w:val="20"/>
        </w:rPr>
      </w:r>
      <w:r w:rsidR="004471B3" w:rsidRPr="000B3348">
        <w:rPr>
          <w:rFonts w:ascii="Calibri" w:hAnsi="Calibri" w:cs="Calibri"/>
          <w:noProof/>
          <w:color w:val="000000" w:themeColor="text1"/>
          <w:sz w:val="20"/>
          <w:szCs w:val="20"/>
        </w:rPr>
        <w:fldChar w:fldCharType="end"/>
      </w:r>
      <w:r w:rsidR="004471B3" w:rsidRPr="000B3348">
        <w:rPr>
          <w:rFonts w:ascii="Calibri" w:hAnsi="Calibri" w:cs="Calibri"/>
          <w:noProof/>
          <w:color w:val="000000" w:themeColor="text1"/>
          <w:sz w:val="20"/>
          <w:szCs w:val="20"/>
        </w:rPr>
      </w:r>
      <w:r w:rsidR="004471B3" w:rsidRPr="000B3348">
        <w:rPr>
          <w:rFonts w:ascii="Calibri" w:hAnsi="Calibri" w:cs="Calibri"/>
          <w:noProof/>
          <w:color w:val="000000" w:themeColor="text1"/>
          <w:sz w:val="20"/>
          <w:szCs w:val="20"/>
        </w:rPr>
        <w:fldChar w:fldCharType="separate"/>
      </w:r>
      <w:r w:rsidR="004471B3" w:rsidRPr="000B3348">
        <w:rPr>
          <w:rFonts w:ascii="Calibri" w:hAnsi="Calibri" w:cs="Calibri"/>
          <w:noProof/>
          <w:color w:val="000000" w:themeColor="text1"/>
          <w:sz w:val="20"/>
          <w:szCs w:val="20"/>
        </w:rPr>
        <w:t>[13]</w:t>
      </w:r>
      <w:r w:rsidR="004471B3" w:rsidRPr="000B3348">
        <w:rPr>
          <w:rFonts w:ascii="Calibri" w:hAnsi="Calibri" w:cs="Calibri"/>
          <w:noProof/>
          <w:color w:val="000000" w:themeColor="text1"/>
          <w:sz w:val="20"/>
          <w:szCs w:val="20"/>
        </w:rPr>
        <w:fldChar w:fldCharType="end"/>
      </w:r>
      <w:r w:rsidRPr="000B3348">
        <w:rPr>
          <w:rFonts w:ascii="Calibri" w:hAnsi="Calibri" w:cs="Calibri"/>
          <w:b/>
          <w:bCs/>
          <w:noProof/>
          <w:color w:val="000000" w:themeColor="text1"/>
          <w:sz w:val="20"/>
          <w:szCs w:val="20"/>
        </w:rPr>
        <w:t>,</w:t>
      </w:r>
      <w:r w:rsidRPr="000B3348">
        <w:rPr>
          <w:rFonts w:ascii="Calibri" w:hAnsi="Calibri" w:cs="Calibri"/>
          <w:noProof/>
          <w:color w:val="000000" w:themeColor="text1"/>
          <w:sz w:val="20"/>
          <w:szCs w:val="20"/>
        </w:rPr>
        <w:t xml:space="preserve"> </w:t>
      </w:r>
      <w:r w:rsidRPr="000B3348">
        <w:rPr>
          <w:rFonts w:ascii="Calibri" w:hAnsi="Calibri" w:cs="Calibri"/>
          <w:noProof/>
          <w:sz w:val="20"/>
          <w:szCs w:val="20"/>
        </w:rPr>
        <w:t xml:space="preserve">expanded by the specific tissue groups and neonatal shunts that are </w:t>
      </w:r>
      <w:r w:rsidR="00124200" w:rsidRPr="000B3348">
        <w:rPr>
          <w:rFonts w:ascii="Calibri" w:hAnsi="Calibri" w:cs="Calibri"/>
          <w:noProof/>
          <w:sz w:val="20"/>
          <w:szCs w:val="20"/>
        </w:rPr>
        <w:t xml:space="preserve">needed </w:t>
      </w:r>
      <w:r w:rsidRPr="000B3348">
        <w:rPr>
          <w:rFonts w:ascii="Calibri" w:hAnsi="Calibri" w:cs="Calibri"/>
          <w:noProof/>
          <w:sz w:val="20"/>
          <w:szCs w:val="20"/>
        </w:rPr>
        <w:t xml:space="preserve">to simulate the </w:t>
      </w:r>
      <w:r w:rsidR="00124200" w:rsidRPr="000B3348">
        <w:rPr>
          <w:rFonts w:ascii="Calibri" w:hAnsi="Calibri" w:cs="Calibri"/>
          <w:noProof/>
          <w:sz w:val="20"/>
          <w:szCs w:val="20"/>
        </w:rPr>
        <w:t xml:space="preserve">neonatal </w:t>
      </w:r>
      <w:r w:rsidRPr="000B3348">
        <w:rPr>
          <w:rFonts w:ascii="Calibri" w:hAnsi="Calibri" w:cs="Calibri"/>
          <w:noProof/>
          <w:sz w:val="20"/>
          <w:szCs w:val="20"/>
        </w:rPr>
        <w:t xml:space="preserve">conditions </w:t>
      </w:r>
      <w:bookmarkEnd w:id="8"/>
      <w:r w:rsidRPr="000B3348">
        <w:rPr>
          <w:rFonts w:ascii="Calibri" w:hAnsi="Calibri" w:cs="Calibri"/>
          <w:noProof/>
          <w:sz w:val="20"/>
          <w:szCs w:val="20"/>
        </w:rPr>
        <w:t>mentioned in the introduction.</w:t>
      </w:r>
    </w:p>
    <w:p w14:paraId="648B1E90" w14:textId="77777777" w:rsidR="003D4A22" w:rsidRPr="000B3348" w:rsidRDefault="003D4A22" w:rsidP="00E26FD8">
      <w:pPr>
        <w:pStyle w:val="NoSpacing"/>
        <w:jc w:val="both"/>
        <w:rPr>
          <w:rFonts w:ascii="Calibri" w:hAnsi="Calibri" w:cs="Calibri"/>
          <w:noProof/>
          <w:sz w:val="20"/>
          <w:szCs w:val="20"/>
        </w:rPr>
      </w:pPr>
    </w:p>
    <w:p w14:paraId="482061F0" w14:textId="7738D4F0" w:rsidR="003D4A22" w:rsidRPr="000B3348" w:rsidRDefault="00EB1274" w:rsidP="003B5B00">
      <w:pPr>
        <w:pStyle w:val="NoSpacing"/>
        <w:jc w:val="center"/>
        <w:rPr>
          <w:rFonts w:ascii="Calibri" w:hAnsi="Calibri" w:cs="Calibri"/>
          <w:noProof/>
          <w:sz w:val="20"/>
          <w:szCs w:val="20"/>
        </w:rPr>
      </w:pPr>
      <w:r>
        <w:rPr>
          <w:rFonts w:ascii="Calibri" w:hAnsi="Calibri" w:cs="Calibri"/>
          <w:noProof/>
          <w:sz w:val="20"/>
          <w:szCs w:val="20"/>
          <w14:ligatures w14:val="standardContextual"/>
        </w:rPr>
        <w:lastRenderedPageBreak/>
        <w:drawing>
          <wp:inline distT="0" distB="0" distL="0" distR="0" wp14:anchorId="5A4DF6AB" wp14:editId="135527C7">
            <wp:extent cx="4480560" cy="4242506"/>
            <wp:effectExtent l="0" t="0" r="0" b="0"/>
            <wp:docPr id="2034050327"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050327" name="Graphic 2034050327"/>
                    <pic:cNvPicPr/>
                  </pic:nvPicPr>
                  <pic:blipFill>
                    <a:blip r:embed="rId16">
                      <a:extLst>
                        <a:ext uri="{96DAC541-7B7A-43D3-8B79-37D633B846F1}">
                          <asvg:svgBlip xmlns:asvg="http://schemas.microsoft.com/office/drawing/2016/SVG/main" r:embed="rId17"/>
                        </a:ext>
                      </a:extLst>
                    </a:blip>
                    <a:stretch>
                      <a:fillRect/>
                    </a:stretch>
                  </pic:blipFill>
                  <pic:spPr>
                    <a:xfrm>
                      <a:off x="0" y="0"/>
                      <a:ext cx="4490165" cy="4251601"/>
                    </a:xfrm>
                    <a:prstGeom prst="rect">
                      <a:avLst/>
                    </a:prstGeom>
                  </pic:spPr>
                </pic:pic>
              </a:graphicData>
            </a:graphic>
          </wp:inline>
        </w:drawing>
      </w:r>
    </w:p>
    <w:p w14:paraId="240C8661" w14:textId="04FEF41E" w:rsidR="003D4A22" w:rsidRPr="000B3348" w:rsidRDefault="003D4A22" w:rsidP="00E26FD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alibri" w:hAnsi="Calibri" w:cs="Calibri"/>
          <w:noProof/>
          <w:color w:val="000000"/>
          <w:sz w:val="16"/>
          <w:szCs w:val="16"/>
        </w:rPr>
      </w:pPr>
      <w:r w:rsidRPr="000B3348">
        <w:rPr>
          <w:rFonts w:ascii="Calibri" w:hAnsi="Calibri" w:cs="Calibri"/>
          <w:b/>
          <w:bCs/>
          <w:noProof/>
          <w:color w:val="000000"/>
          <w:sz w:val="16"/>
          <w:szCs w:val="16"/>
        </w:rPr>
        <w:t xml:space="preserve">Fig 2. </w:t>
      </w:r>
      <w:r w:rsidRPr="000B3348">
        <w:rPr>
          <w:rFonts w:ascii="Calibri" w:hAnsi="Calibri" w:cs="Calibri"/>
          <w:noProof/>
          <w:color w:val="000000"/>
          <w:sz w:val="16"/>
          <w:szCs w:val="16"/>
        </w:rPr>
        <w:t>Hydraulic circuit representation of neonatal hemodynamics. See Table 1 for used symbols and their mathematical description. Intra-thoracic components are indicated in blue and extra-thoracic components in black. Components located inside the pericardium have a light grey background. Dashed</w:t>
      </w:r>
      <w:r w:rsidR="00EB1274">
        <w:rPr>
          <w:rFonts w:ascii="Calibri" w:hAnsi="Calibri" w:cs="Calibri"/>
          <w:noProof/>
          <w:color w:val="000000"/>
          <w:sz w:val="16"/>
          <w:szCs w:val="16"/>
        </w:rPr>
        <w:t xml:space="preserve"> lines </w:t>
      </w:r>
      <w:r w:rsidRPr="000B3348">
        <w:rPr>
          <w:rFonts w:ascii="Calibri" w:hAnsi="Calibri" w:cs="Calibri"/>
          <w:noProof/>
          <w:color w:val="000000"/>
          <w:sz w:val="16"/>
          <w:szCs w:val="16"/>
        </w:rPr>
        <w:t>represent shunts that are exclusive to the neonate, or more significant than in a typical adult.</w:t>
      </w:r>
      <w:r w:rsidR="00EB1274">
        <w:rPr>
          <w:rFonts w:ascii="Calibri" w:hAnsi="Calibri" w:cs="Calibri"/>
          <w:noProof/>
          <w:color w:val="000000"/>
          <w:sz w:val="16"/>
          <w:szCs w:val="16"/>
        </w:rPr>
        <w:t xml:space="preserve"> </w:t>
      </w:r>
      <w:r w:rsidRPr="000B3348">
        <w:rPr>
          <w:rFonts w:ascii="Calibri" w:hAnsi="Calibri" w:cs="Calibri"/>
          <w:b/>
          <w:bCs/>
          <w:noProof/>
          <w:color w:val="000000"/>
          <w:sz w:val="16"/>
          <w:szCs w:val="16"/>
        </w:rPr>
        <w:t xml:space="preserve">Time-varying elastances: </w:t>
      </w:r>
      <w:r w:rsidRPr="000B3348">
        <w:rPr>
          <w:rFonts w:ascii="Calibri" w:hAnsi="Calibri" w:cs="Calibri"/>
          <w:noProof/>
          <w:color w:val="000000"/>
          <w:sz w:val="16"/>
          <w:szCs w:val="16"/>
        </w:rPr>
        <w:t>LA: left atrium</w:t>
      </w:r>
      <w:r w:rsidRPr="000B3348">
        <w:rPr>
          <w:rFonts w:ascii="Calibri" w:hAnsi="Calibri" w:cs="Calibri"/>
          <w:b/>
          <w:bCs/>
          <w:noProof/>
          <w:color w:val="000000"/>
          <w:sz w:val="16"/>
          <w:szCs w:val="16"/>
        </w:rPr>
        <w:t xml:space="preserve">, </w:t>
      </w:r>
      <w:r w:rsidRPr="000B3348">
        <w:rPr>
          <w:rFonts w:ascii="Calibri" w:hAnsi="Calibri" w:cs="Calibri"/>
          <w:noProof/>
          <w:color w:val="000000"/>
          <w:sz w:val="16"/>
          <w:szCs w:val="16"/>
        </w:rPr>
        <w:t>LV: left ventricle</w:t>
      </w:r>
      <w:r w:rsidRPr="000B3348">
        <w:rPr>
          <w:rFonts w:ascii="Calibri" w:hAnsi="Calibri" w:cs="Calibri"/>
          <w:b/>
          <w:bCs/>
          <w:noProof/>
          <w:color w:val="000000"/>
          <w:sz w:val="16"/>
          <w:szCs w:val="16"/>
        </w:rPr>
        <w:t xml:space="preserve">, </w:t>
      </w:r>
      <w:r w:rsidRPr="000B3348">
        <w:rPr>
          <w:rFonts w:ascii="Calibri" w:hAnsi="Calibri" w:cs="Calibri"/>
          <w:noProof/>
          <w:color w:val="000000"/>
          <w:sz w:val="16"/>
          <w:szCs w:val="16"/>
        </w:rPr>
        <w:t>RA: right atrium</w:t>
      </w:r>
      <w:r w:rsidRPr="000B3348">
        <w:rPr>
          <w:rFonts w:ascii="Calibri" w:hAnsi="Calibri" w:cs="Calibri"/>
          <w:b/>
          <w:bCs/>
          <w:noProof/>
          <w:color w:val="000000"/>
          <w:sz w:val="16"/>
          <w:szCs w:val="16"/>
        </w:rPr>
        <w:t xml:space="preserve">, </w:t>
      </w:r>
      <w:r w:rsidRPr="000B3348">
        <w:rPr>
          <w:rFonts w:ascii="Calibri" w:hAnsi="Calibri" w:cs="Calibri"/>
          <w:noProof/>
          <w:color w:val="000000"/>
          <w:sz w:val="16"/>
          <w:szCs w:val="16"/>
        </w:rPr>
        <w:t>RV: right ventricle</w:t>
      </w:r>
      <w:r w:rsidRPr="000B3348">
        <w:rPr>
          <w:rFonts w:ascii="Calibri" w:hAnsi="Calibri" w:cs="Calibri"/>
          <w:b/>
          <w:bCs/>
          <w:noProof/>
          <w:color w:val="000000"/>
          <w:sz w:val="16"/>
          <w:szCs w:val="16"/>
        </w:rPr>
        <w:t xml:space="preserve">, </w:t>
      </w:r>
      <w:r w:rsidRPr="000B3348">
        <w:rPr>
          <w:rFonts w:ascii="Calibri" w:hAnsi="Calibri" w:cs="Calibri"/>
          <w:noProof/>
          <w:color w:val="000000"/>
          <w:sz w:val="16"/>
          <w:szCs w:val="16"/>
        </w:rPr>
        <w:t>COR: coronaries</w:t>
      </w:r>
      <w:r w:rsidRPr="000B3348">
        <w:rPr>
          <w:rFonts w:ascii="Calibri" w:hAnsi="Calibri" w:cs="Calibri"/>
          <w:b/>
          <w:bCs/>
          <w:noProof/>
          <w:color w:val="000000"/>
          <w:sz w:val="16"/>
          <w:szCs w:val="16"/>
        </w:rPr>
        <w:t xml:space="preserve">. Capacitances: </w:t>
      </w:r>
      <w:r w:rsidRPr="000B3348">
        <w:rPr>
          <w:rFonts w:ascii="Calibri" w:hAnsi="Calibri" w:cs="Calibri"/>
          <w:noProof/>
          <w:color w:val="000000"/>
          <w:sz w:val="16"/>
          <w:szCs w:val="16"/>
        </w:rPr>
        <w:t>AA: ascending aorta</w:t>
      </w:r>
      <w:r w:rsidRPr="000B3348">
        <w:rPr>
          <w:rFonts w:ascii="Calibri" w:hAnsi="Calibri" w:cs="Calibri"/>
          <w:b/>
          <w:bCs/>
          <w:noProof/>
          <w:color w:val="000000"/>
          <w:sz w:val="16"/>
          <w:szCs w:val="16"/>
        </w:rPr>
        <w:t xml:space="preserve">, </w:t>
      </w:r>
      <w:r w:rsidRPr="000B3348">
        <w:rPr>
          <w:rFonts w:ascii="Calibri" w:hAnsi="Calibri" w:cs="Calibri"/>
          <w:noProof/>
          <w:color w:val="000000"/>
          <w:sz w:val="16"/>
          <w:szCs w:val="16"/>
        </w:rPr>
        <w:t>AAR: aortic arch</w:t>
      </w:r>
      <w:r w:rsidR="00941278" w:rsidRPr="000B3348">
        <w:rPr>
          <w:rFonts w:ascii="Calibri" w:hAnsi="Calibri" w:cs="Calibri"/>
          <w:noProof/>
          <w:color w:val="000000"/>
          <w:sz w:val="16"/>
          <w:szCs w:val="16"/>
        </w:rPr>
        <w:t xml:space="preserve"> and intrathoracic descending aorta</w:t>
      </w:r>
      <w:r w:rsidRPr="000B3348">
        <w:rPr>
          <w:rFonts w:ascii="Calibri" w:hAnsi="Calibri" w:cs="Calibri"/>
          <w:b/>
          <w:bCs/>
          <w:noProof/>
          <w:color w:val="000000"/>
          <w:sz w:val="16"/>
          <w:szCs w:val="16"/>
        </w:rPr>
        <w:t xml:space="preserve">, </w:t>
      </w:r>
      <w:r w:rsidRPr="000B3348">
        <w:rPr>
          <w:rFonts w:ascii="Calibri" w:hAnsi="Calibri" w:cs="Calibri"/>
          <w:noProof/>
          <w:color w:val="000000"/>
          <w:sz w:val="16"/>
          <w:szCs w:val="16"/>
        </w:rPr>
        <w:t xml:space="preserve">AD: </w:t>
      </w:r>
      <w:r w:rsidR="00941278" w:rsidRPr="000B3348">
        <w:rPr>
          <w:rFonts w:ascii="Calibri" w:hAnsi="Calibri" w:cs="Calibri"/>
          <w:noProof/>
          <w:color w:val="000000"/>
          <w:sz w:val="16"/>
          <w:szCs w:val="16"/>
        </w:rPr>
        <w:t xml:space="preserve">extrathoracic </w:t>
      </w:r>
      <w:r w:rsidRPr="000B3348">
        <w:rPr>
          <w:rFonts w:ascii="Calibri" w:hAnsi="Calibri" w:cs="Calibri"/>
          <w:noProof/>
          <w:color w:val="000000"/>
          <w:sz w:val="16"/>
          <w:szCs w:val="16"/>
        </w:rPr>
        <w:t>descending aorta</w:t>
      </w:r>
      <w:r w:rsidRPr="000B3348">
        <w:rPr>
          <w:rFonts w:ascii="Calibri" w:hAnsi="Calibri" w:cs="Calibri"/>
          <w:b/>
          <w:bCs/>
          <w:noProof/>
          <w:color w:val="000000"/>
          <w:sz w:val="16"/>
          <w:szCs w:val="16"/>
        </w:rPr>
        <w:t xml:space="preserve">, </w:t>
      </w:r>
      <w:r w:rsidRPr="000B3348">
        <w:rPr>
          <w:rFonts w:ascii="Calibri" w:hAnsi="Calibri" w:cs="Calibri"/>
          <w:noProof/>
          <w:color w:val="000000"/>
          <w:sz w:val="16"/>
          <w:szCs w:val="16"/>
        </w:rPr>
        <w:t>BR: brain</w:t>
      </w:r>
      <w:r w:rsidRPr="000B3348">
        <w:rPr>
          <w:rFonts w:ascii="Calibri" w:hAnsi="Calibri" w:cs="Calibri"/>
          <w:b/>
          <w:bCs/>
          <w:noProof/>
          <w:color w:val="000000"/>
          <w:sz w:val="16"/>
          <w:szCs w:val="16"/>
        </w:rPr>
        <w:t xml:space="preserve">, </w:t>
      </w:r>
      <w:r w:rsidRPr="000B3348">
        <w:rPr>
          <w:rFonts w:ascii="Calibri" w:hAnsi="Calibri" w:cs="Calibri"/>
          <w:noProof/>
          <w:color w:val="000000"/>
          <w:sz w:val="16"/>
          <w:szCs w:val="16"/>
        </w:rPr>
        <w:t>RUB: remainder of the upper body</w:t>
      </w:r>
      <w:r w:rsidRPr="000B3348">
        <w:rPr>
          <w:rFonts w:ascii="Calibri" w:hAnsi="Calibri" w:cs="Calibri"/>
          <w:b/>
          <w:bCs/>
          <w:noProof/>
          <w:color w:val="000000"/>
          <w:sz w:val="16"/>
          <w:szCs w:val="16"/>
        </w:rPr>
        <w:t xml:space="preserve">, </w:t>
      </w:r>
      <w:r w:rsidRPr="000B3348">
        <w:rPr>
          <w:rFonts w:ascii="Calibri" w:hAnsi="Calibri" w:cs="Calibri"/>
          <w:noProof/>
          <w:color w:val="000000"/>
          <w:sz w:val="16"/>
          <w:szCs w:val="16"/>
        </w:rPr>
        <w:t>VUB: veins of the upper body,</w:t>
      </w:r>
      <w:r w:rsidRPr="000B3348">
        <w:rPr>
          <w:rFonts w:ascii="Calibri" w:hAnsi="Calibri" w:cs="Calibri"/>
          <w:b/>
          <w:bCs/>
          <w:noProof/>
          <w:color w:val="000000"/>
          <w:sz w:val="16"/>
          <w:szCs w:val="16"/>
        </w:rPr>
        <w:t xml:space="preserve"> </w:t>
      </w:r>
      <w:r w:rsidRPr="000B3348">
        <w:rPr>
          <w:rFonts w:ascii="Calibri" w:hAnsi="Calibri" w:cs="Calibri"/>
          <w:noProof/>
          <w:color w:val="000000"/>
          <w:sz w:val="16"/>
          <w:szCs w:val="16"/>
        </w:rPr>
        <w:t>SVC: superior vena cava</w:t>
      </w:r>
      <w:r w:rsidRPr="000B3348">
        <w:rPr>
          <w:rFonts w:ascii="Calibri" w:hAnsi="Calibri" w:cs="Calibri"/>
          <w:b/>
          <w:bCs/>
          <w:noProof/>
          <w:color w:val="000000"/>
          <w:sz w:val="16"/>
          <w:szCs w:val="16"/>
        </w:rPr>
        <w:t xml:space="preserve">, </w:t>
      </w:r>
      <w:r w:rsidRPr="000B3348">
        <w:rPr>
          <w:rFonts w:ascii="Calibri" w:hAnsi="Calibri" w:cs="Calibri"/>
          <w:noProof/>
          <w:color w:val="000000"/>
          <w:sz w:val="16"/>
          <w:szCs w:val="16"/>
        </w:rPr>
        <w:t>LS: liver and spleen</w:t>
      </w:r>
      <w:r w:rsidRPr="000B3348">
        <w:rPr>
          <w:rFonts w:ascii="Calibri" w:hAnsi="Calibri" w:cs="Calibri"/>
          <w:b/>
          <w:bCs/>
          <w:noProof/>
          <w:color w:val="000000"/>
          <w:sz w:val="16"/>
          <w:szCs w:val="16"/>
        </w:rPr>
        <w:t xml:space="preserve">, </w:t>
      </w:r>
      <w:r w:rsidRPr="000B3348">
        <w:rPr>
          <w:rFonts w:ascii="Calibri" w:hAnsi="Calibri" w:cs="Calibri"/>
          <w:noProof/>
          <w:color w:val="000000"/>
          <w:sz w:val="16"/>
          <w:szCs w:val="16"/>
        </w:rPr>
        <w:t>INT: intestines</w:t>
      </w:r>
      <w:r w:rsidRPr="000B3348">
        <w:rPr>
          <w:rFonts w:ascii="Calibri" w:hAnsi="Calibri" w:cs="Calibri"/>
          <w:b/>
          <w:bCs/>
          <w:noProof/>
          <w:color w:val="000000"/>
          <w:sz w:val="16"/>
          <w:szCs w:val="16"/>
        </w:rPr>
        <w:t xml:space="preserve">, </w:t>
      </w:r>
      <w:r w:rsidRPr="000B3348">
        <w:rPr>
          <w:rFonts w:ascii="Calibri" w:hAnsi="Calibri" w:cs="Calibri"/>
          <w:noProof/>
          <w:color w:val="000000"/>
          <w:sz w:val="16"/>
          <w:szCs w:val="16"/>
        </w:rPr>
        <w:t>KID: kidneys</w:t>
      </w:r>
      <w:r w:rsidRPr="000B3348">
        <w:rPr>
          <w:rFonts w:ascii="Calibri" w:hAnsi="Calibri" w:cs="Calibri"/>
          <w:b/>
          <w:bCs/>
          <w:noProof/>
          <w:color w:val="000000"/>
          <w:sz w:val="16"/>
          <w:szCs w:val="16"/>
        </w:rPr>
        <w:t xml:space="preserve">, </w:t>
      </w:r>
      <w:r w:rsidRPr="000B3348">
        <w:rPr>
          <w:rFonts w:ascii="Calibri" w:hAnsi="Calibri" w:cs="Calibri"/>
          <w:noProof/>
          <w:color w:val="000000"/>
          <w:sz w:val="16"/>
          <w:szCs w:val="16"/>
        </w:rPr>
        <w:t>RLB: remainder of the lower body</w:t>
      </w:r>
      <w:r w:rsidRPr="000B3348">
        <w:rPr>
          <w:rFonts w:ascii="Calibri" w:hAnsi="Calibri" w:cs="Calibri"/>
          <w:b/>
          <w:bCs/>
          <w:noProof/>
          <w:color w:val="000000"/>
          <w:sz w:val="16"/>
          <w:szCs w:val="16"/>
        </w:rPr>
        <w:t xml:space="preserve">, </w:t>
      </w:r>
      <w:r w:rsidRPr="000B3348">
        <w:rPr>
          <w:rFonts w:ascii="Calibri" w:hAnsi="Calibri" w:cs="Calibri"/>
          <w:noProof/>
          <w:color w:val="000000"/>
          <w:sz w:val="16"/>
          <w:szCs w:val="16"/>
        </w:rPr>
        <w:t>VLB: veins of the lower body, IVCI: intrathoracic inferior vena cava</w:t>
      </w:r>
      <w:r w:rsidRPr="000B3348">
        <w:rPr>
          <w:rFonts w:ascii="Calibri" w:hAnsi="Calibri" w:cs="Calibri"/>
          <w:b/>
          <w:bCs/>
          <w:noProof/>
          <w:color w:val="000000"/>
          <w:sz w:val="16"/>
          <w:szCs w:val="16"/>
        </w:rPr>
        <w:t xml:space="preserve">, </w:t>
      </w:r>
      <w:r w:rsidRPr="000B3348">
        <w:rPr>
          <w:rFonts w:ascii="Calibri" w:hAnsi="Calibri" w:cs="Calibri"/>
          <w:noProof/>
          <w:color w:val="000000"/>
          <w:sz w:val="16"/>
          <w:szCs w:val="16"/>
        </w:rPr>
        <w:t>PA: pulmonary artery</w:t>
      </w:r>
      <w:r w:rsidRPr="000B3348">
        <w:rPr>
          <w:rFonts w:ascii="Calibri" w:hAnsi="Calibri" w:cs="Calibri"/>
          <w:b/>
          <w:bCs/>
          <w:noProof/>
          <w:color w:val="000000"/>
          <w:sz w:val="16"/>
          <w:szCs w:val="16"/>
        </w:rPr>
        <w:t xml:space="preserve">, </w:t>
      </w:r>
      <w:r w:rsidRPr="000B3348">
        <w:rPr>
          <w:rFonts w:ascii="Calibri" w:hAnsi="Calibri" w:cs="Calibri"/>
          <w:noProof/>
          <w:color w:val="000000"/>
          <w:sz w:val="16"/>
          <w:szCs w:val="16"/>
        </w:rPr>
        <w:t>LL: left lung</w:t>
      </w:r>
      <w:r w:rsidRPr="000B3348">
        <w:rPr>
          <w:rFonts w:ascii="Calibri" w:hAnsi="Calibri" w:cs="Calibri"/>
          <w:b/>
          <w:bCs/>
          <w:noProof/>
          <w:color w:val="000000"/>
          <w:sz w:val="16"/>
          <w:szCs w:val="16"/>
        </w:rPr>
        <w:t xml:space="preserve">, </w:t>
      </w:r>
      <w:r w:rsidRPr="000B3348">
        <w:rPr>
          <w:rFonts w:ascii="Calibri" w:hAnsi="Calibri" w:cs="Calibri"/>
          <w:noProof/>
          <w:color w:val="000000"/>
          <w:sz w:val="16"/>
          <w:szCs w:val="16"/>
        </w:rPr>
        <w:t>RL: right lung</w:t>
      </w:r>
      <w:r w:rsidRPr="000B3348">
        <w:rPr>
          <w:rFonts w:ascii="Calibri" w:hAnsi="Calibri" w:cs="Calibri"/>
          <w:b/>
          <w:bCs/>
          <w:noProof/>
          <w:color w:val="000000"/>
          <w:sz w:val="16"/>
          <w:szCs w:val="16"/>
        </w:rPr>
        <w:t xml:space="preserve">, </w:t>
      </w:r>
      <w:r w:rsidRPr="000B3348">
        <w:rPr>
          <w:rFonts w:ascii="Calibri" w:hAnsi="Calibri" w:cs="Calibri"/>
          <w:noProof/>
          <w:color w:val="000000"/>
          <w:sz w:val="16"/>
          <w:szCs w:val="16"/>
        </w:rPr>
        <w:t>PV: pulmonary veins</w:t>
      </w:r>
      <w:r w:rsidRPr="000B3348">
        <w:rPr>
          <w:rFonts w:ascii="Calibri" w:hAnsi="Calibri" w:cs="Calibri"/>
          <w:b/>
          <w:bCs/>
          <w:noProof/>
          <w:color w:val="000000"/>
          <w:sz w:val="16"/>
          <w:szCs w:val="16"/>
        </w:rPr>
        <w:t xml:space="preserve">. </w:t>
      </w:r>
      <w:r w:rsidRPr="000B3348">
        <w:rPr>
          <w:rFonts w:ascii="Calibri" w:hAnsi="Calibri" w:cs="Calibri"/>
          <w:noProof/>
          <w:color w:val="000000"/>
          <w:sz w:val="16"/>
          <w:szCs w:val="16"/>
        </w:rPr>
        <w:t>All</w:t>
      </w:r>
      <w:r w:rsidRPr="000B3348">
        <w:rPr>
          <w:rFonts w:ascii="Calibri" w:hAnsi="Calibri" w:cs="Calibri"/>
          <w:b/>
          <w:bCs/>
          <w:noProof/>
          <w:color w:val="000000"/>
          <w:sz w:val="16"/>
          <w:szCs w:val="16"/>
        </w:rPr>
        <w:t xml:space="preserve"> </w:t>
      </w:r>
      <w:r w:rsidRPr="000B3348">
        <w:rPr>
          <w:rFonts w:ascii="Calibri" w:hAnsi="Calibri" w:cs="Calibri"/>
          <w:noProof/>
          <w:color w:val="000000"/>
          <w:sz w:val="16"/>
          <w:szCs w:val="16"/>
        </w:rPr>
        <w:t xml:space="preserve">organ capacitances have an associated arteriole (A) and venule (V) connected with a resistor (not </w:t>
      </w:r>
      <w:r w:rsidR="00C72555">
        <w:rPr>
          <w:rFonts w:ascii="Calibri" w:hAnsi="Calibri" w:cs="Calibri"/>
          <w:noProof/>
          <w:color w:val="000000"/>
          <w:sz w:val="16"/>
          <w:szCs w:val="16"/>
        </w:rPr>
        <w:t>represented</w:t>
      </w:r>
      <w:r w:rsidRPr="000B3348">
        <w:rPr>
          <w:rFonts w:ascii="Calibri" w:hAnsi="Calibri" w:cs="Calibri"/>
          <w:noProof/>
          <w:color w:val="000000"/>
          <w:sz w:val="16"/>
          <w:szCs w:val="16"/>
        </w:rPr>
        <w:t>) to the capacitance</w:t>
      </w:r>
      <w:r w:rsidRPr="000B3348">
        <w:rPr>
          <w:rFonts w:ascii="Calibri" w:hAnsi="Calibri" w:cs="Calibri"/>
          <w:b/>
          <w:bCs/>
          <w:noProof/>
          <w:color w:val="000000"/>
          <w:sz w:val="16"/>
          <w:szCs w:val="16"/>
        </w:rPr>
        <w:t xml:space="preserve">. Shunts: </w:t>
      </w:r>
      <w:r w:rsidRPr="000B3348">
        <w:rPr>
          <w:rFonts w:ascii="Calibri" w:hAnsi="Calibri" w:cs="Calibri"/>
          <w:noProof/>
          <w:color w:val="000000"/>
          <w:sz w:val="16"/>
          <w:szCs w:val="16"/>
        </w:rPr>
        <w:t>DA: ductus arteriosus</w:t>
      </w:r>
      <w:r w:rsidRPr="000B3348">
        <w:rPr>
          <w:rFonts w:ascii="Calibri" w:hAnsi="Calibri" w:cs="Calibri"/>
          <w:b/>
          <w:bCs/>
          <w:noProof/>
          <w:color w:val="000000"/>
          <w:sz w:val="16"/>
          <w:szCs w:val="16"/>
        </w:rPr>
        <w:t xml:space="preserve">, </w:t>
      </w:r>
      <w:r w:rsidRPr="000B3348">
        <w:rPr>
          <w:rFonts w:ascii="Calibri" w:hAnsi="Calibri" w:cs="Calibri"/>
          <w:noProof/>
          <w:color w:val="000000"/>
          <w:sz w:val="16"/>
          <w:szCs w:val="16"/>
        </w:rPr>
        <w:t>FO: foramen ovale</w:t>
      </w:r>
      <w:r w:rsidRPr="000B3348">
        <w:rPr>
          <w:rFonts w:ascii="Calibri" w:hAnsi="Calibri" w:cs="Calibri"/>
          <w:b/>
          <w:bCs/>
          <w:noProof/>
          <w:color w:val="000000"/>
          <w:sz w:val="16"/>
          <w:szCs w:val="16"/>
        </w:rPr>
        <w:t xml:space="preserve">, </w:t>
      </w:r>
      <w:r w:rsidRPr="000B3348">
        <w:rPr>
          <w:rFonts w:ascii="Calibri" w:hAnsi="Calibri" w:cs="Calibri"/>
          <w:noProof/>
          <w:color w:val="000000"/>
          <w:sz w:val="16"/>
          <w:szCs w:val="16"/>
        </w:rPr>
        <w:t>IPS: intrapulmonary shunt, VSD: ventricular septal defect</w:t>
      </w:r>
    </w:p>
    <w:p w14:paraId="0F8BFDAD" w14:textId="77777777" w:rsidR="003D4A22" w:rsidRPr="000B3348" w:rsidRDefault="003D4A22" w:rsidP="00E26FD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alibri" w:hAnsi="Calibri" w:cs="Calibri"/>
          <w:noProof/>
          <w:color w:val="000000"/>
          <w:sz w:val="20"/>
          <w:szCs w:val="20"/>
        </w:rPr>
      </w:pPr>
    </w:p>
    <w:p w14:paraId="088F7F70" w14:textId="6E50091E" w:rsidR="003D4A22" w:rsidRPr="000B3348" w:rsidRDefault="003D4A22" w:rsidP="00E26FD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alibri" w:hAnsi="Calibri" w:cs="Calibri"/>
          <w:noProof/>
          <w:sz w:val="20"/>
          <w:szCs w:val="20"/>
        </w:rPr>
      </w:pPr>
      <w:r w:rsidRPr="000B3348">
        <w:rPr>
          <w:rFonts w:ascii="Calibri" w:hAnsi="Calibri" w:cs="Calibri"/>
          <w:noProof/>
          <w:sz w:val="20"/>
          <w:szCs w:val="20"/>
        </w:rPr>
        <w:t xml:space="preserve">The heart chamber activation functions, which are normalized to an amplitude of 1 (dimensionless), are multiplied by contractility from the control of circulation model and then drive the heart chambers.  In the hemodynamics model, capacitances, indicated by circles, contain time varying blood volumes.  The transport and metabolism model described in the </w:t>
      </w:r>
      <w:r w:rsidR="004A151A">
        <w:rPr>
          <w:rFonts w:ascii="Calibri" w:hAnsi="Calibri" w:cs="Calibri"/>
          <w:noProof/>
          <w:sz w:val="20"/>
          <w:szCs w:val="20"/>
        </w:rPr>
        <w:t xml:space="preserve">a separate </w:t>
      </w:r>
      <w:r w:rsidRPr="000B3348">
        <w:rPr>
          <w:rFonts w:ascii="Calibri" w:hAnsi="Calibri" w:cs="Calibri"/>
          <w:noProof/>
          <w:sz w:val="20"/>
          <w:szCs w:val="20"/>
        </w:rPr>
        <w:t xml:space="preserve">paper has compartments with time varying blood gas contents. </w:t>
      </w:r>
      <w:r w:rsidR="004A151A">
        <w:rPr>
          <w:rFonts w:ascii="Calibri" w:hAnsi="Calibri" w:cs="Calibri"/>
          <w:noProof/>
          <w:sz w:val="20"/>
          <w:szCs w:val="20"/>
        </w:rPr>
        <w:t xml:space="preserve"> </w:t>
      </w:r>
      <w:r w:rsidRPr="000B3348">
        <w:rPr>
          <w:rFonts w:ascii="Calibri" w:hAnsi="Calibri" w:cs="Calibri"/>
          <w:noProof/>
          <w:sz w:val="20"/>
          <w:szCs w:val="20"/>
        </w:rPr>
        <w:t>The cardiac chambers: left atrium (LA), left ventricle (LV), right atrium (RA) and right ventricle (RV) were already part of the Beneken model</w:t>
      </w:r>
      <w:r w:rsidR="004471B3" w:rsidRPr="000B3348">
        <w:rPr>
          <w:rFonts w:ascii="Calibri" w:hAnsi="Calibri" w:cs="Calibri"/>
          <w:noProof/>
          <w:sz w:val="20"/>
          <w:szCs w:val="20"/>
        </w:rPr>
        <w:t xml:space="preserve"> </w:t>
      </w:r>
      <w:r w:rsidR="004471B3" w:rsidRPr="000B3348">
        <w:rPr>
          <w:rFonts w:ascii="Calibri" w:hAnsi="Calibri" w:cs="Calibri"/>
          <w:noProof/>
          <w:sz w:val="20"/>
          <w:szCs w:val="20"/>
        </w:rPr>
        <w:fldChar w:fldCharType="begin"/>
      </w:r>
      <w:r w:rsidR="004471B3" w:rsidRPr="000B3348">
        <w:rPr>
          <w:rFonts w:ascii="Calibri" w:hAnsi="Calibri" w:cs="Calibri"/>
          <w:noProof/>
          <w:sz w:val="20"/>
          <w:szCs w:val="20"/>
        </w:rPr>
        <w:instrText xml:space="preserve"> ADDIN EN.CITE &lt;EndNote&gt;&lt;Cite&gt;&lt;Author&gt;Beneken&lt;/Author&gt;&lt;Year&gt;1965&lt;/Year&gt;&lt;RecNum&gt;54&lt;/RecNum&gt;&lt;DisplayText&gt;[12]&lt;/DisplayText&gt;&lt;record&gt;&lt;rec-number&gt;54&lt;/rec-number&gt;&lt;foreign-keys&gt;&lt;key app="EN" db-id="55w90zxw4p0f2qe2xtixwtw6t9w909tr0vpa" timestamp="1710970338"&gt;54&lt;/key&gt;&lt;/foreign-keys&gt;&lt;ref-type name="Thesis"&gt;32&lt;/ref-type&gt;&lt;contributors&gt;&lt;authors&gt;&lt;author&gt;Beneken, JEW&lt;/author&gt;&lt;/authors&gt;&lt;/contributors&gt;&lt;titles&gt;&lt;title&gt;A mathematical approach to cardiovascular function: the uncontrolled human system.&lt;/title&gt;&lt;secondary-title&gt;Medisch Fysisch Instituut TNO&lt;/secondary-title&gt;&lt;/titles&gt;&lt;dates&gt;&lt;year&gt;1965&lt;/year&gt;&lt;/dates&gt;&lt;pub-location&gt;Utrecht, The Netherlands&lt;/pub-location&gt;&lt;urls&gt;&lt;/urls&gt;&lt;/record&gt;&lt;/Cite&gt;&lt;/EndNote&gt;</w:instrText>
      </w:r>
      <w:r w:rsidR="004471B3" w:rsidRPr="000B3348">
        <w:rPr>
          <w:rFonts w:ascii="Calibri" w:hAnsi="Calibri" w:cs="Calibri"/>
          <w:noProof/>
          <w:sz w:val="20"/>
          <w:szCs w:val="20"/>
        </w:rPr>
        <w:fldChar w:fldCharType="separate"/>
      </w:r>
      <w:r w:rsidR="004471B3" w:rsidRPr="000B3348">
        <w:rPr>
          <w:rFonts w:ascii="Calibri" w:hAnsi="Calibri" w:cs="Calibri"/>
          <w:noProof/>
          <w:sz w:val="20"/>
          <w:szCs w:val="20"/>
        </w:rPr>
        <w:t>[12]</w:t>
      </w:r>
      <w:r w:rsidR="004471B3" w:rsidRPr="000B3348">
        <w:rPr>
          <w:rFonts w:ascii="Calibri" w:hAnsi="Calibri" w:cs="Calibri"/>
          <w:noProof/>
          <w:sz w:val="20"/>
          <w:szCs w:val="20"/>
        </w:rPr>
        <w:fldChar w:fldCharType="end"/>
      </w:r>
      <w:r w:rsidR="004471B3" w:rsidRPr="000B3348">
        <w:rPr>
          <w:rFonts w:ascii="Calibri" w:hAnsi="Calibri" w:cs="Calibri"/>
          <w:noProof/>
          <w:sz w:val="20"/>
          <w:szCs w:val="20"/>
        </w:rPr>
        <w:t>,</w:t>
      </w:r>
      <w:r w:rsidRPr="000B3348">
        <w:rPr>
          <w:rFonts w:ascii="Calibri" w:hAnsi="Calibri" w:cs="Calibri"/>
          <w:b/>
          <w:bCs/>
          <w:noProof/>
          <w:color w:val="EE0000"/>
          <w:sz w:val="20"/>
          <w:szCs w:val="20"/>
        </w:rPr>
        <w:t xml:space="preserve"> </w:t>
      </w:r>
      <w:r w:rsidRPr="000B3348">
        <w:rPr>
          <w:rFonts w:ascii="Calibri" w:hAnsi="Calibri" w:cs="Calibri"/>
          <w:noProof/>
          <w:sz w:val="20"/>
          <w:szCs w:val="20"/>
        </w:rPr>
        <w:t>as were the pulmonary artery (PA) and pulmonary veins (PV).  The intrathoracic systemic arterial compartment of the Beneken model is divided into ascending aorta (AA) and aortic arch</w:t>
      </w:r>
      <w:r w:rsidR="00654F10" w:rsidRPr="000B3348">
        <w:rPr>
          <w:rFonts w:ascii="Calibri" w:hAnsi="Calibri" w:cs="Calibri"/>
          <w:noProof/>
          <w:sz w:val="20"/>
          <w:szCs w:val="20"/>
        </w:rPr>
        <w:t xml:space="preserve"> and intrathoracic descending aorta</w:t>
      </w:r>
      <w:r w:rsidRPr="000B3348">
        <w:rPr>
          <w:rFonts w:ascii="Calibri" w:hAnsi="Calibri" w:cs="Calibri"/>
          <w:noProof/>
          <w:sz w:val="20"/>
          <w:szCs w:val="20"/>
        </w:rPr>
        <w:t xml:space="preserve"> (AAR), so that blood with shunt dependent different oxygen contents can flow to the coronaries, and to the brain and lower body.  This is required to enable the representation of many neonatal conditions where the shunt across the ductus arteriosus is important. </w:t>
      </w:r>
      <w:r w:rsidR="00547C97" w:rsidRPr="000B3348">
        <w:rPr>
          <w:rFonts w:ascii="Calibri" w:hAnsi="Calibri" w:cs="Calibri"/>
          <w:color w:val="000000"/>
          <w:sz w:val="20"/>
          <w:szCs w:val="20"/>
        </w:rPr>
        <w:t>A separate coronary (COR) circulation is included to realistically simulate oxygen delivery to the myocardium. The ventricular activation function is also applied to the elastance of the coronary capacitance, which reproduces the characteristic coronary flow pattern dominated by diastolic blood flow.</w:t>
      </w:r>
      <w:r w:rsidR="00547C97" w:rsidRPr="000B3348">
        <w:rPr>
          <w:rFonts w:ascii="Calibri" w:hAnsi="Calibri" w:cs="Calibri"/>
          <w:color w:val="000000"/>
          <w:sz w:val="27"/>
          <w:szCs w:val="27"/>
        </w:rPr>
        <w:t xml:space="preserve"> </w:t>
      </w:r>
      <w:r w:rsidRPr="000B3348">
        <w:rPr>
          <w:rFonts w:ascii="Calibri" w:hAnsi="Calibri" w:cs="Calibri"/>
          <w:noProof/>
          <w:sz w:val="20"/>
          <w:szCs w:val="20"/>
        </w:rPr>
        <w:t xml:space="preserve">The central chemoreceptors require the simulation of a separate brain (BR) </w:t>
      </w:r>
      <w:r w:rsidR="009D0144" w:rsidRPr="000B3348">
        <w:rPr>
          <w:rFonts w:ascii="Calibri" w:hAnsi="Calibri" w:cs="Calibri"/>
          <w:noProof/>
          <w:sz w:val="20"/>
          <w:szCs w:val="20"/>
        </w:rPr>
        <w:t>capacitance</w:t>
      </w:r>
      <w:commentRangeStart w:id="9"/>
      <w:commentRangeStart w:id="10"/>
      <w:commentRangeEnd w:id="9"/>
      <w:r w:rsidR="00421283" w:rsidRPr="000B3348">
        <w:rPr>
          <w:rStyle w:val="CommentReference"/>
          <w:rFonts w:ascii="Calibri" w:hAnsi="Calibri" w:cs="Calibri"/>
          <w:noProof/>
          <w:sz w:val="20"/>
          <w:szCs w:val="20"/>
        </w:rPr>
        <w:commentReference w:id="9"/>
      </w:r>
      <w:commentRangeEnd w:id="10"/>
      <w:r w:rsidR="00654F10" w:rsidRPr="000B3348">
        <w:rPr>
          <w:rStyle w:val="CommentReference"/>
          <w:rFonts w:ascii="Calibri" w:hAnsi="Calibri" w:cs="Calibri"/>
          <w:noProof/>
          <w:sz w:val="20"/>
          <w:szCs w:val="20"/>
        </w:rPr>
        <w:commentReference w:id="10"/>
      </w:r>
      <w:r w:rsidRPr="000B3348">
        <w:rPr>
          <w:rFonts w:ascii="Calibri" w:hAnsi="Calibri" w:cs="Calibri"/>
          <w:noProof/>
          <w:sz w:val="20"/>
          <w:szCs w:val="20"/>
        </w:rPr>
        <w:t xml:space="preserve">.  Cerebral autoregulation is currently not included in the model, but to enable that in the future, a separate remainder of the upper body (RUB), which is not subject to autoregulation, is already included.  The veins of the upper body (VUB) and superior vena cava (SVC) act as the downstream compartment to the upper body circulation, where the SVC is located inside the thoracic compartment. The intestines (INT) play an important role in redistribution of blood flow.  Albeit not strictly required for the cardiorespiratory model, liver and spleen (LS) and kidneys (KID) compartments are necessary for differential metabolism in pharmacokinetic models.  Other organs in the lower body are lumped together in the remainder of lower body (RLB) compartment.  All organs consist of three capacitances connected by resistors representing the arteriole (A), capillary bed and </w:t>
      </w:r>
      <w:r w:rsidRPr="000B3348">
        <w:rPr>
          <w:rFonts w:ascii="Calibri" w:hAnsi="Calibri" w:cs="Calibri"/>
          <w:noProof/>
          <w:sz w:val="20"/>
          <w:szCs w:val="20"/>
        </w:rPr>
        <w:lastRenderedPageBreak/>
        <w:t>venule (V) of that organ system</w:t>
      </w:r>
      <w:r w:rsidR="004A151A">
        <w:rPr>
          <w:rFonts w:ascii="Calibri" w:hAnsi="Calibri" w:cs="Calibri"/>
          <w:noProof/>
          <w:sz w:val="20"/>
          <w:szCs w:val="20"/>
        </w:rPr>
        <w:t xml:space="preserve">. This configuration allows for an </w:t>
      </w:r>
      <w:r w:rsidRPr="000B3348">
        <w:rPr>
          <w:rFonts w:ascii="Calibri" w:hAnsi="Calibri" w:cs="Calibri"/>
          <w:noProof/>
          <w:sz w:val="20"/>
          <w:szCs w:val="20"/>
        </w:rPr>
        <w:t>improve</w:t>
      </w:r>
      <w:r w:rsidR="004A151A">
        <w:rPr>
          <w:rFonts w:ascii="Calibri" w:hAnsi="Calibri" w:cs="Calibri"/>
          <w:noProof/>
          <w:sz w:val="20"/>
          <w:szCs w:val="20"/>
        </w:rPr>
        <w:t>d representation of</w:t>
      </w:r>
      <w:r w:rsidRPr="000B3348">
        <w:rPr>
          <w:rFonts w:ascii="Calibri" w:hAnsi="Calibri" w:cs="Calibri"/>
          <w:noProof/>
          <w:sz w:val="20"/>
          <w:szCs w:val="20"/>
        </w:rPr>
        <w:t xml:space="preserve"> the hemodynamic response </w:t>
      </w:r>
      <w:r w:rsidR="004A151A">
        <w:rPr>
          <w:rFonts w:ascii="Calibri" w:hAnsi="Calibri" w:cs="Calibri"/>
          <w:noProof/>
          <w:sz w:val="20"/>
          <w:szCs w:val="20"/>
        </w:rPr>
        <w:t>to</w:t>
      </w:r>
      <w:r w:rsidRPr="000B3348">
        <w:rPr>
          <w:rFonts w:ascii="Calibri" w:hAnsi="Calibri" w:cs="Calibri"/>
          <w:noProof/>
          <w:sz w:val="20"/>
          <w:szCs w:val="20"/>
        </w:rPr>
        <w:t xml:space="preserve"> autonomic control. Separate left and right lung circulations and compartments are required for the simulation of unilateral phenomena in tension pneumothorax and congenital diaphragmatic hernia (CDH).  The intrapulmonary shunt (IPS) is included to allow for simulation of heterogenous pulmonary perfusion states and atelectasis.  The foramen ovale (FO) and ductus arteriosus (DA) are necessary for the representation of, for example, </w:t>
      </w:r>
      <w:r w:rsidR="008532F5" w:rsidRPr="000B3348">
        <w:rPr>
          <w:rFonts w:ascii="Calibri" w:hAnsi="Calibri" w:cs="Calibri"/>
          <w:noProof/>
          <w:sz w:val="20"/>
          <w:szCs w:val="20"/>
        </w:rPr>
        <w:t>pe</w:t>
      </w:r>
      <w:r w:rsidR="009958BA" w:rsidRPr="000B3348">
        <w:rPr>
          <w:rFonts w:ascii="Calibri" w:hAnsi="Calibri" w:cs="Calibri"/>
          <w:noProof/>
          <w:sz w:val="20"/>
          <w:szCs w:val="20"/>
        </w:rPr>
        <w:t>r</w:t>
      </w:r>
      <w:r w:rsidR="008532F5" w:rsidRPr="000B3348">
        <w:rPr>
          <w:rFonts w:ascii="Calibri" w:hAnsi="Calibri" w:cs="Calibri"/>
          <w:noProof/>
          <w:sz w:val="20"/>
          <w:szCs w:val="20"/>
        </w:rPr>
        <w:t xml:space="preserve">sistence of a </w:t>
      </w:r>
      <w:r w:rsidRPr="000B3348">
        <w:rPr>
          <w:rFonts w:ascii="Calibri" w:hAnsi="Calibri" w:cs="Calibri"/>
          <w:noProof/>
          <w:sz w:val="20"/>
          <w:szCs w:val="20"/>
        </w:rPr>
        <w:t>patent ductus arteriosus, hypoplastic left heart syndrome, and congenital diaphragmatic hernia.  The distinction between intra and extra-thoracic venous compartments IVCI and VLB, allows for simulation of the effects of intrathoracic pressure on the circulation.  Intrathoracic pressure is modulated by spontaneous breathing, mechanical ventilation, and chest compressions.  The pericardium, not shown in Figure 2, is modelled as an elastic structure with a low compliance above its unstressed volume, limiting the sum of heart chamber volumes.</w:t>
      </w:r>
    </w:p>
    <w:p w14:paraId="3E880C7A" w14:textId="3ACF2D20" w:rsidR="003D4A22" w:rsidRDefault="003D4A22" w:rsidP="00E26FD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alibri" w:hAnsi="Calibri" w:cs="Calibri"/>
          <w:color w:val="000000"/>
          <w:sz w:val="20"/>
          <w:szCs w:val="20"/>
        </w:rPr>
      </w:pPr>
      <w:r w:rsidRPr="000B3348">
        <w:rPr>
          <w:rFonts w:ascii="Calibri" w:hAnsi="Calibri" w:cs="Calibri"/>
          <w:noProof/>
          <w:sz w:val="20"/>
          <w:szCs w:val="20"/>
        </w:rPr>
        <w:t xml:space="preserve">The control of circulation by the autonomic nervous system (ANS) is based on the model described by </w:t>
      </w:r>
      <w:r w:rsidR="00EE7490" w:rsidRPr="000B3348">
        <w:rPr>
          <w:rFonts w:ascii="Calibri" w:hAnsi="Calibri" w:cs="Calibri"/>
          <w:noProof/>
          <w:sz w:val="20"/>
          <w:szCs w:val="20"/>
        </w:rPr>
        <w:t xml:space="preserve">van Meurs </w:t>
      </w:r>
      <w:r w:rsidR="00EE7490" w:rsidRPr="000B3348">
        <w:rPr>
          <w:rFonts w:ascii="Calibri" w:hAnsi="Calibri" w:cs="Calibri"/>
          <w:noProof/>
          <w:sz w:val="20"/>
          <w:szCs w:val="20"/>
        </w:rPr>
        <w:fldChar w:fldCharType="begin"/>
      </w:r>
      <w:r w:rsidR="00EE7490" w:rsidRPr="000B3348">
        <w:rPr>
          <w:rFonts w:ascii="Calibri" w:hAnsi="Calibri" w:cs="Calibri"/>
          <w:noProof/>
          <w:sz w:val="20"/>
          <w:szCs w:val="20"/>
        </w:rPr>
        <w:instrText xml:space="preserve"> ADDIN EN.CITE &lt;EndNote&gt;&lt;Cite&gt;&lt;Author&gt;van Meurs&lt;/Author&gt;&lt;Year&gt;2011&lt;/Year&gt;&lt;RecNum&gt;53&lt;/RecNum&gt;&lt;DisplayText&gt;[10]&lt;/DisplayText&gt;&lt;record&gt;&lt;rec-number&gt;53&lt;/rec-number&gt;&lt;foreign-keys&gt;&lt;key app="EN" db-id="55w90zxw4p0f2qe2xtixwtw6t9w909tr0vpa" timestamp="1710970240"&gt;53&lt;/key&gt;&lt;/foreign-keys&gt;&lt;ref-type name="Book"&gt;6&lt;/ref-type&gt;&lt;contributors&gt;&lt;authors&gt;&lt;author&gt;van Meurs, W.L.&lt;/author&gt;&lt;/authors&gt;&lt;/contributors&gt;&lt;titles&gt;&lt;title&gt;Modeling and Simulation in Biomedical Engineering: Applications in Cardiorespiratory Physiology&lt;/title&gt;&lt;/titles&gt;&lt;dates&gt;&lt;year&gt;2011&lt;/year&gt;&lt;/dates&gt;&lt;publisher&gt;McGraw Hill LLC&lt;/publisher&gt;&lt;isbn&gt;9780071714464&lt;/isbn&gt;&lt;urls&gt;&lt;related-urls&gt;&lt;url&gt;https://books.google.nl/books?id=t7_b3u7GMn4C&lt;/url&gt;&lt;/related-urls&gt;&lt;/urls&gt;&lt;/record&gt;&lt;/Cite&gt;&lt;/EndNote&gt;</w:instrText>
      </w:r>
      <w:r w:rsidR="00EE7490" w:rsidRPr="000B3348">
        <w:rPr>
          <w:rFonts w:ascii="Calibri" w:hAnsi="Calibri" w:cs="Calibri"/>
          <w:noProof/>
          <w:sz w:val="20"/>
          <w:szCs w:val="20"/>
        </w:rPr>
        <w:fldChar w:fldCharType="separate"/>
      </w:r>
      <w:r w:rsidR="00EE7490" w:rsidRPr="000B3348">
        <w:rPr>
          <w:rFonts w:ascii="Calibri" w:hAnsi="Calibri" w:cs="Calibri"/>
          <w:noProof/>
          <w:sz w:val="20"/>
          <w:szCs w:val="20"/>
        </w:rPr>
        <w:t>[10]</w:t>
      </w:r>
      <w:r w:rsidR="00EE7490" w:rsidRPr="000B3348">
        <w:rPr>
          <w:rFonts w:ascii="Calibri" w:hAnsi="Calibri" w:cs="Calibri"/>
          <w:noProof/>
          <w:sz w:val="20"/>
          <w:szCs w:val="20"/>
        </w:rPr>
        <w:fldChar w:fldCharType="end"/>
      </w:r>
      <w:r w:rsidR="00FA0BF9">
        <w:rPr>
          <w:rFonts w:ascii="Calibri" w:hAnsi="Calibri" w:cs="Calibri"/>
          <w:noProof/>
          <w:sz w:val="20"/>
          <w:szCs w:val="20"/>
        </w:rPr>
        <w:t xml:space="preserve">. </w:t>
      </w:r>
      <w:r w:rsidRPr="000B3348">
        <w:rPr>
          <w:rFonts w:ascii="Calibri" w:hAnsi="Calibri" w:cs="Calibri"/>
          <w:noProof/>
          <w:sz w:val="20"/>
          <w:szCs w:val="20"/>
        </w:rPr>
        <w:t xml:space="preserve">In this </w:t>
      </w:r>
      <w:r w:rsidR="00EE7490" w:rsidRPr="000B3348">
        <w:rPr>
          <w:rFonts w:ascii="Calibri" w:hAnsi="Calibri" w:cs="Calibri"/>
          <w:noProof/>
          <w:sz w:val="20"/>
          <w:szCs w:val="20"/>
        </w:rPr>
        <w:t>model</w:t>
      </w:r>
      <w:r w:rsidRPr="000B3348">
        <w:rPr>
          <w:rFonts w:ascii="Calibri" w:hAnsi="Calibri" w:cs="Calibri"/>
          <w:noProof/>
          <w:sz w:val="20"/>
          <w:szCs w:val="20"/>
        </w:rPr>
        <w:t xml:space="preserve">, </w:t>
      </w:r>
      <w:r w:rsidR="00C72555">
        <w:rPr>
          <w:rFonts w:ascii="Calibri" w:hAnsi="Calibri" w:cs="Calibri"/>
          <w:noProof/>
          <w:sz w:val="20"/>
          <w:szCs w:val="20"/>
        </w:rPr>
        <w:t>the main</w:t>
      </w:r>
      <w:r w:rsidRPr="000B3348">
        <w:rPr>
          <w:rFonts w:ascii="Calibri" w:hAnsi="Calibri" w:cs="Calibri"/>
          <w:noProof/>
          <w:sz w:val="20"/>
          <w:szCs w:val="20"/>
        </w:rPr>
        <w:t xml:space="preserve"> regulated cardiovascular variabl</w:t>
      </w:r>
      <w:r w:rsidR="00C72555">
        <w:rPr>
          <w:rFonts w:ascii="Calibri" w:hAnsi="Calibri" w:cs="Calibri"/>
          <w:noProof/>
          <w:sz w:val="20"/>
          <w:szCs w:val="20"/>
        </w:rPr>
        <w:t xml:space="preserve">e, </w:t>
      </w:r>
      <w:r w:rsidRPr="000B3348">
        <w:rPr>
          <w:rFonts w:ascii="Calibri" w:hAnsi="Calibri" w:cs="Calibri"/>
          <w:noProof/>
          <w:sz w:val="20"/>
          <w:szCs w:val="20"/>
        </w:rPr>
        <w:t>arterial pressure</w:t>
      </w:r>
      <w:r w:rsidR="00C72555">
        <w:rPr>
          <w:rFonts w:ascii="Calibri" w:hAnsi="Calibri" w:cs="Calibri"/>
          <w:noProof/>
          <w:sz w:val="20"/>
          <w:szCs w:val="20"/>
        </w:rPr>
        <w:t xml:space="preserve">, </w:t>
      </w:r>
      <w:r w:rsidRPr="000B3348">
        <w:rPr>
          <w:rFonts w:ascii="Calibri" w:hAnsi="Calibri" w:cs="Calibri"/>
          <w:noProof/>
          <w:sz w:val="20"/>
          <w:szCs w:val="20"/>
        </w:rPr>
        <w:t>is represented by a</w:t>
      </w:r>
      <w:r w:rsidR="00EE7490" w:rsidRPr="000B3348">
        <w:rPr>
          <w:rFonts w:ascii="Calibri" w:hAnsi="Calibri" w:cs="Calibri"/>
          <w:noProof/>
          <w:sz w:val="20"/>
          <w:szCs w:val="20"/>
        </w:rPr>
        <w:t>n</w:t>
      </w:r>
      <w:r w:rsidRPr="000B3348">
        <w:rPr>
          <w:rFonts w:ascii="Calibri" w:hAnsi="Calibri" w:cs="Calibri"/>
          <w:noProof/>
          <w:sz w:val="20"/>
          <w:szCs w:val="20"/>
        </w:rPr>
        <w:t xml:space="preserve"> afferent activation function</w:t>
      </w:r>
      <w:r w:rsidR="001E246A" w:rsidRPr="000B3348">
        <w:rPr>
          <w:rFonts w:ascii="Calibri" w:hAnsi="Calibri" w:cs="Calibri"/>
          <w:noProof/>
          <w:sz w:val="20"/>
          <w:szCs w:val="20"/>
        </w:rPr>
        <w:t xml:space="preserve"> (Fig. 4)</w:t>
      </w:r>
      <w:r w:rsidR="00EE7490" w:rsidRPr="000B3348">
        <w:rPr>
          <w:rFonts w:ascii="Calibri" w:hAnsi="Calibri" w:cs="Calibri"/>
          <w:noProof/>
          <w:sz w:val="20"/>
          <w:szCs w:val="20"/>
        </w:rPr>
        <w:t xml:space="preserve">. </w:t>
      </w:r>
      <w:r w:rsidR="007F2FF1">
        <w:rPr>
          <w:rFonts w:ascii="Calibri" w:hAnsi="Calibri" w:cs="Calibri"/>
          <w:noProof/>
          <w:sz w:val="20"/>
          <w:szCs w:val="20"/>
        </w:rPr>
        <w:t>This</w:t>
      </w:r>
      <w:r w:rsidRPr="000B3348">
        <w:rPr>
          <w:rFonts w:ascii="Calibri" w:hAnsi="Calibri" w:cs="Calibri"/>
          <w:noProof/>
          <w:sz w:val="20"/>
          <w:szCs w:val="20"/>
        </w:rPr>
        <w:t xml:space="preserve"> </w:t>
      </w:r>
      <w:r w:rsidR="00EE7490" w:rsidRPr="000B3348">
        <w:rPr>
          <w:rFonts w:ascii="Calibri" w:hAnsi="Calibri" w:cs="Calibri"/>
          <w:noProof/>
          <w:sz w:val="20"/>
          <w:szCs w:val="20"/>
        </w:rPr>
        <w:t xml:space="preserve">function </w:t>
      </w:r>
      <w:r w:rsidRPr="000B3348">
        <w:rPr>
          <w:rFonts w:ascii="Calibri" w:hAnsi="Calibri" w:cs="Calibri"/>
          <w:noProof/>
          <w:sz w:val="20"/>
          <w:szCs w:val="20"/>
        </w:rPr>
        <w:t>has a defined setpoint around which it operates</w:t>
      </w:r>
      <w:r w:rsidR="007F2FF1">
        <w:rPr>
          <w:rFonts w:ascii="Calibri" w:hAnsi="Calibri" w:cs="Calibri"/>
          <w:noProof/>
          <w:sz w:val="20"/>
          <w:szCs w:val="20"/>
        </w:rPr>
        <w:t xml:space="preserve"> and</w:t>
      </w:r>
      <w:r w:rsidRPr="000B3348">
        <w:rPr>
          <w:rFonts w:ascii="Calibri" w:hAnsi="Calibri" w:cs="Calibri"/>
          <w:noProof/>
          <w:sz w:val="20"/>
          <w:szCs w:val="20"/>
        </w:rPr>
        <w:t xml:space="preserve"> </w:t>
      </w:r>
      <w:r w:rsidR="00EE7490" w:rsidRPr="000B3348">
        <w:rPr>
          <w:rFonts w:ascii="Calibri" w:hAnsi="Calibri" w:cs="Calibri"/>
          <w:noProof/>
          <w:sz w:val="20"/>
          <w:szCs w:val="20"/>
        </w:rPr>
        <w:t xml:space="preserve">minimum and </w:t>
      </w:r>
      <w:r w:rsidRPr="000B3348">
        <w:rPr>
          <w:rFonts w:ascii="Calibri" w:hAnsi="Calibri" w:cs="Calibri"/>
          <w:noProof/>
          <w:sz w:val="20"/>
          <w:szCs w:val="20"/>
        </w:rPr>
        <w:t>maximum activation level</w:t>
      </w:r>
      <w:r w:rsidR="007F2FF1">
        <w:rPr>
          <w:rFonts w:ascii="Calibri" w:hAnsi="Calibri" w:cs="Calibri"/>
          <w:noProof/>
          <w:sz w:val="20"/>
          <w:szCs w:val="20"/>
        </w:rPr>
        <w:t xml:space="preserve">s. </w:t>
      </w:r>
      <w:r w:rsidR="00FA0BF9">
        <w:rPr>
          <w:rFonts w:ascii="Calibri" w:hAnsi="Calibri" w:cs="Calibri"/>
          <w:noProof/>
          <w:sz w:val="20"/>
          <w:szCs w:val="20"/>
        </w:rPr>
        <w:t xml:space="preserve">This model is expanded as follows: </w:t>
      </w:r>
      <w:r w:rsidR="00FA0BF9">
        <w:rPr>
          <w:rFonts w:ascii="Calibri" w:hAnsi="Calibri" w:cs="Calibri"/>
          <w:color w:val="000000"/>
          <w:sz w:val="20"/>
          <w:szCs w:val="20"/>
        </w:rPr>
        <w:t xml:space="preserve">the </w:t>
      </w:r>
      <w:r w:rsidR="00D467EE" w:rsidRPr="00FA0BF9">
        <w:rPr>
          <w:rFonts w:ascii="Calibri" w:hAnsi="Calibri" w:cs="Calibri"/>
          <w:color w:val="000000"/>
          <w:sz w:val="20"/>
          <w:szCs w:val="20"/>
        </w:rPr>
        <w:t>afferent signal is used to determine the sympatho-vagal balance (SVB).</w:t>
      </w:r>
      <w:r w:rsidR="007F2FF1">
        <w:rPr>
          <w:rFonts w:ascii="Calibri" w:hAnsi="Calibri" w:cs="Calibri"/>
          <w:color w:val="000000"/>
          <w:sz w:val="20"/>
          <w:szCs w:val="20"/>
        </w:rPr>
        <w:t xml:space="preserve"> Mean </w:t>
      </w:r>
      <w:r w:rsidR="00D467EE" w:rsidRPr="00FA0BF9">
        <w:rPr>
          <w:rFonts w:ascii="Calibri" w:hAnsi="Calibri" w:cs="Calibri"/>
          <w:color w:val="000000"/>
          <w:sz w:val="20"/>
          <w:szCs w:val="20"/>
        </w:rPr>
        <w:t>arterial pressure below the set point produce</w:t>
      </w:r>
      <w:r w:rsidR="00FA0BF9">
        <w:rPr>
          <w:rFonts w:ascii="Calibri" w:hAnsi="Calibri" w:cs="Calibri"/>
          <w:color w:val="000000"/>
          <w:sz w:val="20"/>
          <w:szCs w:val="20"/>
        </w:rPr>
        <w:t>s</w:t>
      </w:r>
      <w:r w:rsidR="00D467EE" w:rsidRPr="00FA0BF9">
        <w:rPr>
          <w:rFonts w:ascii="Calibri" w:hAnsi="Calibri" w:cs="Calibri"/>
          <w:color w:val="000000"/>
          <w:sz w:val="20"/>
          <w:szCs w:val="20"/>
        </w:rPr>
        <w:t xml:space="preserve"> a positive SVB, corresponding to sympathetic dominance</w:t>
      </w:r>
      <w:r w:rsidR="00FA0BF9">
        <w:rPr>
          <w:rFonts w:ascii="Calibri" w:hAnsi="Calibri" w:cs="Calibri"/>
          <w:color w:val="000000"/>
          <w:sz w:val="20"/>
          <w:szCs w:val="20"/>
        </w:rPr>
        <w:t xml:space="preserve"> and cardiovascular stimulation. P</w:t>
      </w:r>
      <w:r w:rsidR="00D467EE" w:rsidRPr="00FA0BF9">
        <w:rPr>
          <w:rFonts w:ascii="Calibri" w:hAnsi="Calibri" w:cs="Calibri"/>
          <w:color w:val="000000"/>
          <w:sz w:val="20"/>
          <w:szCs w:val="20"/>
        </w:rPr>
        <w:t>ressure above the set point result</w:t>
      </w:r>
      <w:r w:rsidR="00FA0BF9">
        <w:rPr>
          <w:rFonts w:ascii="Calibri" w:hAnsi="Calibri" w:cs="Calibri"/>
          <w:color w:val="000000"/>
          <w:sz w:val="20"/>
          <w:szCs w:val="20"/>
        </w:rPr>
        <w:t>s</w:t>
      </w:r>
      <w:r w:rsidR="00D467EE" w:rsidRPr="00FA0BF9">
        <w:rPr>
          <w:rFonts w:ascii="Calibri" w:hAnsi="Calibri" w:cs="Calibri"/>
          <w:color w:val="000000"/>
          <w:sz w:val="20"/>
          <w:szCs w:val="20"/>
        </w:rPr>
        <w:t xml:space="preserve"> in a negative SVB, indicating parasympathetic (vagal) dominance and cardiovascular depression. The magnitude of this response is defined by a baroreflex gain that determines the sensitivity of SVB to changes in arterial pressure.</w:t>
      </w:r>
      <w:r w:rsidR="00FA0BF9" w:rsidRPr="00FA0BF9">
        <w:rPr>
          <w:rFonts w:ascii="Calibri" w:hAnsi="Calibri" w:cs="Calibri"/>
          <w:color w:val="000000"/>
          <w:sz w:val="20"/>
          <w:szCs w:val="20"/>
        </w:rPr>
        <w:t xml:space="preserve"> </w:t>
      </w:r>
      <w:r w:rsidR="00D467EE" w:rsidRPr="00FA0BF9">
        <w:rPr>
          <w:rFonts w:ascii="Calibri" w:hAnsi="Calibri" w:cs="Calibri"/>
          <w:color w:val="000000"/>
          <w:sz w:val="20"/>
          <w:szCs w:val="20"/>
        </w:rPr>
        <w:t xml:space="preserve">The resulting SVB controls the efferent cardiovascular effectors, including heart rate, myocardial contractility, systemic vascular resistance, and venous tone. Each effector responds to SVB according to its specific gain and </w:t>
      </w:r>
      <w:r w:rsidR="007F2FF1">
        <w:rPr>
          <w:rFonts w:ascii="Calibri" w:hAnsi="Calibri" w:cs="Calibri"/>
          <w:color w:val="000000"/>
          <w:sz w:val="20"/>
          <w:szCs w:val="20"/>
        </w:rPr>
        <w:t>is constrained to</w:t>
      </w:r>
      <w:r w:rsidR="00D467EE" w:rsidRPr="00FA0BF9">
        <w:rPr>
          <w:rFonts w:ascii="Calibri" w:hAnsi="Calibri" w:cs="Calibri"/>
          <w:color w:val="000000"/>
          <w:sz w:val="20"/>
          <w:szCs w:val="20"/>
        </w:rPr>
        <w:t xml:space="preserve"> physiological limits. The model represents a </w:t>
      </w:r>
      <w:r w:rsidR="00FA0BF9" w:rsidRPr="00FA0BF9">
        <w:rPr>
          <w:rFonts w:ascii="Calibri" w:hAnsi="Calibri" w:cs="Calibri"/>
          <w:color w:val="000000"/>
          <w:sz w:val="20"/>
          <w:szCs w:val="20"/>
        </w:rPr>
        <w:t>closed loop</w:t>
      </w:r>
      <w:r w:rsidR="00D467EE" w:rsidRPr="00FA0BF9">
        <w:rPr>
          <w:rFonts w:ascii="Calibri" w:hAnsi="Calibri" w:cs="Calibri"/>
          <w:color w:val="000000"/>
          <w:sz w:val="20"/>
          <w:szCs w:val="20"/>
        </w:rPr>
        <w:t xml:space="preserve"> baroreflex system in which arterial blood pressure is sensed, transformed into a unified autonomic control signal (SVB), and used to adjust cardiovascular function to restore and maintain pressure homeostasis.</w:t>
      </w:r>
      <w:r w:rsidR="007F2FF1">
        <w:rPr>
          <w:rFonts w:ascii="Calibri" w:hAnsi="Calibri" w:cs="Calibri"/>
          <w:color w:val="000000"/>
          <w:sz w:val="20"/>
          <w:szCs w:val="20"/>
        </w:rPr>
        <w:t xml:space="preserve"> A further expansion of the van Meurs model </w:t>
      </w:r>
      <w:r w:rsidR="007F2FF1">
        <w:rPr>
          <w:rFonts w:ascii="Calibri" w:hAnsi="Calibri" w:cs="Calibri"/>
          <w:noProof/>
          <w:sz w:val="20"/>
          <w:szCs w:val="20"/>
        </w:rPr>
        <w:t xml:space="preserve">is the inclusion of </w:t>
      </w:r>
      <w:r w:rsidR="007F2FF1" w:rsidRPr="000B3348">
        <w:rPr>
          <w:rFonts w:ascii="Calibri" w:hAnsi="Calibri" w:cs="Calibri"/>
          <w:noProof/>
          <w:sz w:val="20"/>
          <w:szCs w:val="20"/>
        </w:rPr>
        <w:t>a time constant that determines how quickly it responds to changes in the controlled variable.</w:t>
      </w:r>
      <w:r w:rsidR="007F2FF1">
        <w:rPr>
          <w:rFonts w:ascii="Calibri" w:hAnsi="Calibri" w:cs="Calibri"/>
          <w:noProof/>
          <w:sz w:val="20"/>
          <w:szCs w:val="20"/>
        </w:rPr>
        <w:t xml:space="preserve"> </w:t>
      </w:r>
      <w:r w:rsidR="007F2FF1">
        <w:rPr>
          <w:rFonts w:ascii="Calibri" w:hAnsi="Calibri" w:cs="Calibri"/>
          <w:color w:val="000000"/>
          <w:sz w:val="20"/>
          <w:szCs w:val="20"/>
        </w:rPr>
        <w:t>The SVB based model can easily be expanded to include a</w:t>
      </w:r>
      <w:r w:rsidR="00D467EE" w:rsidRPr="007F2FF1">
        <w:rPr>
          <w:rFonts w:ascii="Calibri" w:hAnsi="Calibri" w:cs="Calibri"/>
          <w:color w:val="000000"/>
          <w:sz w:val="20"/>
          <w:szCs w:val="20"/>
        </w:rPr>
        <w:t xml:space="preserve">dditional </w:t>
      </w:r>
      <w:r w:rsidR="007F2FF1">
        <w:rPr>
          <w:rFonts w:ascii="Calibri" w:hAnsi="Calibri" w:cs="Calibri"/>
          <w:color w:val="000000"/>
          <w:sz w:val="20"/>
          <w:szCs w:val="20"/>
        </w:rPr>
        <w:t xml:space="preserve">cardiorespiratory </w:t>
      </w:r>
      <w:bookmarkEnd w:id="7"/>
      <w:r w:rsidR="007F2FF1">
        <w:rPr>
          <w:rFonts w:ascii="Calibri" w:hAnsi="Calibri" w:cs="Calibri"/>
          <w:color w:val="000000"/>
          <w:sz w:val="20"/>
          <w:szCs w:val="20"/>
        </w:rPr>
        <w:t>receptors.</w:t>
      </w:r>
    </w:p>
    <w:p w14:paraId="6B42C6F6" w14:textId="77777777" w:rsidR="007F2FF1" w:rsidRPr="007F2FF1" w:rsidRDefault="007F2FF1" w:rsidP="00E26FD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alibri" w:hAnsi="Calibri" w:cs="Calibri"/>
          <w:color w:val="000000"/>
          <w:sz w:val="20"/>
          <w:szCs w:val="20"/>
        </w:rPr>
      </w:pPr>
    </w:p>
    <w:p w14:paraId="04536776" w14:textId="77777777" w:rsidR="003D4A22" w:rsidRPr="000B3348" w:rsidRDefault="003D4A22" w:rsidP="00E26FD8">
      <w:pPr>
        <w:pStyle w:val="NoSpacing"/>
        <w:jc w:val="both"/>
        <w:rPr>
          <w:rFonts w:ascii="Calibri" w:hAnsi="Calibri" w:cs="Calibri"/>
          <w:b/>
          <w:bCs/>
          <w:noProof/>
          <w:sz w:val="20"/>
          <w:szCs w:val="20"/>
        </w:rPr>
      </w:pPr>
      <w:r w:rsidRPr="000B3348">
        <w:rPr>
          <w:rFonts w:ascii="Calibri" w:hAnsi="Calibri" w:cs="Calibri"/>
          <w:b/>
          <w:bCs/>
          <w:noProof/>
          <w:sz w:val="20"/>
          <w:szCs w:val="20"/>
        </w:rPr>
        <w:t>2.2 Mathematical model</w:t>
      </w:r>
    </w:p>
    <w:p w14:paraId="0EB4C3C1" w14:textId="77777777" w:rsidR="003D4A22" w:rsidRPr="000B3348" w:rsidRDefault="003D4A22" w:rsidP="00E26FD8">
      <w:pPr>
        <w:pStyle w:val="NoSpacing"/>
        <w:jc w:val="both"/>
        <w:rPr>
          <w:rFonts w:ascii="Calibri" w:hAnsi="Calibri" w:cs="Calibri"/>
          <w:b/>
          <w:bCs/>
          <w:noProof/>
          <w:sz w:val="20"/>
          <w:szCs w:val="20"/>
        </w:rPr>
      </w:pPr>
    </w:p>
    <w:p w14:paraId="47C68B32" w14:textId="29844996" w:rsidR="003D4A22" w:rsidRPr="000B3348" w:rsidRDefault="003D4A22" w:rsidP="00E26FD8">
      <w:pPr>
        <w:pStyle w:val="NoSpacing"/>
        <w:ind w:firstLine="708"/>
        <w:jc w:val="both"/>
        <w:rPr>
          <w:rFonts w:ascii="Calibri" w:hAnsi="Calibri" w:cs="Calibri"/>
          <w:noProof/>
          <w:sz w:val="20"/>
          <w:szCs w:val="20"/>
        </w:rPr>
      </w:pPr>
      <w:r w:rsidRPr="000B3348">
        <w:rPr>
          <w:rFonts w:ascii="Calibri" w:hAnsi="Calibri" w:cs="Calibri"/>
          <w:noProof/>
          <w:sz w:val="20"/>
          <w:szCs w:val="20"/>
        </w:rPr>
        <w:t>Cardiac cycle time is denoted by n = 1, 2, 3, ... (dimensionless).  Continuous time is denoted by t (sec).  The heart model is based on the time-varying elastance model first described by Beneken</w:t>
      </w:r>
      <w:r w:rsidR="004471B3" w:rsidRPr="000B3348">
        <w:rPr>
          <w:rFonts w:ascii="Calibri" w:hAnsi="Calibri" w:cs="Calibri"/>
          <w:noProof/>
          <w:sz w:val="20"/>
          <w:szCs w:val="20"/>
        </w:rPr>
        <w:t xml:space="preserve"> </w:t>
      </w:r>
      <w:r w:rsidR="004471B3" w:rsidRPr="000B3348">
        <w:rPr>
          <w:rFonts w:ascii="Calibri" w:hAnsi="Calibri" w:cs="Calibri"/>
          <w:noProof/>
          <w:sz w:val="20"/>
          <w:szCs w:val="20"/>
        </w:rPr>
        <w:fldChar w:fldCharType="begin"/>
      </w:r>
      <w:r w:rsidR="004471B3" w:rsidRPr="000B3348">
        <w:rPr>
          <w:rFonts w:ascii="Calibri" w:hAnsi="Calibri" w:cs="Calibri"/>
          <w:noProof/>
          <w:sz w:val="20"/>
          <w:szCs w:val="20"/>
        </w:rPr>
        <w:instrText xml:space="preserve"> ADDIN EN.CITE &lt;EndNote&gt;&lt;Cite&gt;&lt;Author&gt;Beneken&lt;/Author&gt;&lt;Year&gt;1965&lt;/Year&gt;&lt;RecNum&gt;54&lt;/RecNum&gt;&lt;DisplayText&gt;[12]&lt;/DisplayText&gt;&lt;record&gt;&lt;rec-number&gt;54&lt;/rec-number&gt;&lt;foreign-keys&gt;&lt;key app="EN" db-id="55w90zxw4p0f2qe2xtixwtw6t9w909tr0vpa" timestamp="1710970338"&gt;54&lt;/key&gt;&lt;/foreign-keys&gt;&lt;ref-type name="Thesis"&gt;32&lt;/ref-type&gt;&lt;contributors&gt;&lt;authors&gt;&lt;author&gt;Beneken, JEW&lt;/author&gt;&lt;/authors&gt;&lt;/contributors&gt;&lt;titles&gt;&lt;title&gt;A mathematical approach to cardiovascular function: the uncontrolled human system.&lt;/title&gt;&lt;secondary-title&gt;Medisch Fysisch Instituut TNO&lt;/secondary-title&gt;&lt;/titles&gt;&lt;dates&gt;&lt;year&gt;1965&lt;/year&gt;&lt;/dates&gt;&lt;pub-location&gt;Utrecht, The Netherlands&lt;/pub-location&gt;&lt;urls&gt;&lt;/urls&gt;&lt;/record&gt;&lt;/Cite&gt;&lt;/EndNote&gt;</w:instrText>
      </w:r>
      <w:r w:rsidR="004471B3" w:rsidRPr="000B3348">
        <w:rPr>
          <w:rFonts w:ascii="Calibri" w:hAnsi="Calibri" w:cs="Calibri"/>
          <w:noProof/>
          <w:sz w:val="20"/>
          <w:szCs w:val="20"/>
        </w:rPr>
        <w:fldChar w:fldCharType="separate"/>
      </w:r>
      <w:r w:rsidR="004471B3" w:rsidRPr="000B3348">
        <w:rPr>
          <w:rFonts w:ascii="Calibri" w:hAnsi="Calibri" w:cs="Calibri"/>
          <w:noProof/>
          <w:sz w:val="20"/>
          <w:szCs w:val="20"/>
        </w:rPr>
        <w:t>[12]</w:t>
      </w:r>
      <w:r w:rsidR="004471B3" w:rsidRPr="000B3348">
        <w:rPr>
          <w:rFonts w:ascii="Calibri" w:hAnsi="Calibri" w:cs="Calibri"/>
          <w:noProof/>
          <w:sz w:val="20"/>
          <w:szCs w:val="20"/>
        </w:rPr>
        <w:fldChar w:fldCharType="end"/>
      </w:r>
      <w:r w:rsidR="004471B3" w:rsidRPr="000B3348">
        <w:rPr>
          <w:rFonts w:ascii="Calibri" w:hAnsi="Calibri" w:cs="Calibri"/>
          <w:noProof/>
          <w:sz w:val="20"/>
          <w:szCs w:val="20"/>
        </w:rPr>
        <w:t xml:space="preserve">, </w:t>
      </w:r>
      <w:r w:rsidRPr="000B3348">
        <w:rPr>
          <w:rFonts w:ascii="Calibri" w:hAnsi="Calibri" w:cs="Calibri"/>
          <w:noProof/>
          <w:sz w:val="20"/>
          <w:szCs w:val="20"/>
        </w:rPr>
        <w:t>and validated in dogs by Suga et al.</w:t>
      </w:r>
      <w:r w:rsidR="004471B3" w:rsidRPr="000B3348">
        <w:rPr>
          <w:rFonts w:ascii="Calibri" w:hAnsi="Calibri" w:cs="Calibri"/>
          <w:noProof/>
          <w:sz w:val="20"/>
          <w:szCs w:val="20"/>
        </w:rPr>
        <w:t xml:space="preserve"> </w:t>
      </w:r>
      <w:r w:rsidR="004471B3" w:rsidRPr="000B3348">
        <w:rPr>
          <w:rFonts w:ascii="Calibri" w:hAnsi="Calibri" w:cs="Calibri"/>
          <w:noProof/>
          <w:sz w:val="20"/>
          <w:szCs w:val="20"/>
        </w:rPr>
        <w:fldChar w:fldCharType="begin"/>
      </w:r>
      <w:r w:rsidR="00EE7490" w:rsidRPr="000B3348">
        <w:rPr>
          <w:rFonts w:ascii="Calibri" w:hAnsi="Calibri" w:cs="Calibri"/>
          <w:noProof/>
          <w:sz w:val="20"/>
          <w:szCs w:val="20"/>
        </w:rPr>
        <w:instrText xml:space="preserve"> ADDIN EN.CITE &lt;EndNote&gt;&lt;Cite&gt;&lt;Author&gt;Suga&lt;/Author&gt;&lt;Year&gt;1973&lt;/Year&gt;&lt;RecNum&gt;48&lt;/RecNum&gt;&lt;DisplayText&gt;[14]&lt;/DisplayText&gt;&lt;record&gt;&lt;rec-number&gt;48&lt;/rec-number&gt;&lt;foreign-keys&gt;&lt;key app="EN" db-id="55w90zxw4p0f2qe2xtixwtw6t9w909tr0vpa" timestamp="1710969486"&gt;48&lt;/key&gt;&lt;/foreign-keys&gt;&lt;ref-type name="Journal Article"&gt;17&lt;/ref-type&gt;&lt;contributors&gt;&lt;authors&gt;&lt;author&gt;Suga, H.&lt;/author&gt;&lt;author&gt;Sagawa, K.&lt;/author&gt;&lt;author&gt;Shoukas, A. A.&lt;/author&gt;&lt;/authors&gt;&lt;/contributors&gt;&lt;titles&gt;&lt;title&gt;Load independence of the instantaneous pressure-volume ratio of the canine left ventricle and effects of epinephrine and heart rate on the ratio&lt;/title&gt;&lt;secondary-title&gt;Circ Res&lt;/secondary-title&gt;&lt;/titles&gt;&lt;periodical&gt;&lt;full-title&gt;Circ Res&lt;/full-title&gt;&lt;/periodical&gt;&lt;pages&gt;314-22&lt;/pages&gt;&lt;volume&gt;32&lt;/volume&gt;&lt;number&gt;3&lt;/number&gt;&lt;keywords&gt;&lt;keyword&gt;Animals&lt;/keyword&gt;&lt;keyword&gt;Blood Pressure&lt;/keyword&gt;&lt;keyword&gt;Cardiac Output&lt;/keyword&gt;&lt;keyword&gt;*Cardiac Volume/drug effects&lt;/keyword&gt;&lt;keyword&gt;Dogs&lt;/keyword&gt;&lt;keyword&gt;Epinephrine/*pharmacology&lt;/keyword&gt;&lt;keyword&gt;Heart/innervation&lt;/keyword&gt;&lt;keyword&gt;*Heart Rate&lt;/keyword&gt;&lt;keyword&gt;Heart Ventricles/drug effects&lt;/keyword&gt;&lt;keyword&gt;Plethysmography&lt;/keyword&gt;&lt;keyword&gt;Time Factors&lt;/keyword&gt;&lt;keyword&gt;Transducers&lt;/keyword&gt;&lt;keyword&gt;Ventricular Function&lt;/keyword&gt;&lt;/keywords&gt;&lt;dates&gt;&lt;year&gt;1973&lt;/year&gt;&lt;pub-dates&gt;&lt;date&gt;Mar&lt;/date&gt;&lt;/pub-dates&gt;&lt;/dates&gt;&lt;isbn&gt;0009-7330 (Print)&amp;#xD;0009-7330 (Linking)&lt;/isbn&gt;&lt;accession-num&gt;4691336&lt;/accession-num&gt;&lt;urls&gt;&lt;related-urls&gt;&lt;url&gt;https://www.ncbi.nlm.nih.gov/pubmed/4691336&lt;/url&gt;&lt;url&gt;https://www.ahajournals.org/doi/pdf/10.1161/01.RES.32.3.314?download=true&lt;/url&gt;&lt;/related-urls&gt;&lt;/urls&gt;&lt;electronic-resource-num&gt;10.1161/01.res.32.3.314&lt;/electronic-resource-num&gt;&lt;remote-database-name&gt;Medline&lt;/remote-database-name&gt;&lt;remote-database-provider&gt;NLM&lt;/remote-database-provider&gt;&lt;/record&gt;&lt;/Cite&gt;&lt;/EndNote&gt;</w:instrText>
      </w:r>
      <w:r w:rsidR="004471B3" w:rsidRPr="000B3348">
        <w:rPr>
          <w:rFonts w:ascii="Calibri" w:hAnsi="Calibri" w:cs="Calibri"/>
          <w:noProof/>
          <w:sz w:val="20"/>
          <w:szCs w:val="20"/>
        </w:rPr>
        <w:fldChar w:fldCharType="separate"/>
      </w:r>
      <w:r w:rsidR="00EE7490" w:rsidRPr="000B3348">
        <w:rPr>
          <w:rFonts w:ascii="Calibri" w:hAnsi="Calibri" w:cs="Calibri"/>
          <w:noProof/>
          <w:sz w:val="20"/>
          <w:szCs w:val="20"/>
        </w:rPr>
        <w:t>[14]</w:t>
      </w:r>
      <w:r w:rsidR="004471B3" w:rsidRPr="000B3348">
        <w:rPr>
          <w:rFonts w:ascii="Calibri" w:hAnsi="Calibri" w:cs="Calibri"/>
          <w:noProof/>
          <w:sz w:val="20"/>
          <w:szCs w:val="20"/>
        </w:rPr>
        <w:fldChar w:fldCharType="end"/>
      </w:r>
      <w:r w:rsidR="004471B3" w:rsidRPr="000B3348">
        <w:rPr>
          <w:rFonts w:ascii="Calibri" w:hAnsi="Calibri" w:cs="Calibri"/>
          <w:noProof/>
          <w:sz w:val="20"/>
          <w:szCs w:val="20"/>
        </w:rPr>
        <w:t>.</w:t>
      </w:r>
      <w:r w:rsidRPr="000B3348">
        <w:rPr>
          <w:rFonts w:ascii="Calibri" w:hAnsi="Calibri" w:cs="Calibri"/>
          <w:noProof/>
          <w:color w:val="EE0000"/>
          <w:sz w:val="20"/>
          <w:szCs w:val="20"/>
        </w:rPr>
        <w:t xml:space="preserve"> </w:t>
      </w:r>
      <w:r w:rsidRPr="000B3348">
        <w:rPr>
          <w:rFonts w:ascii="Calibri" w:hAnsi="Calibri" w:cs="Calibri"/>
          <w:noProof/>
          <w:sz w:val="20"/>
          <w:szCs w:val="20"/>
        </w:rPr>
        <w:t>Figure 3 shows the elastances for the neonatal left heart.</w:t>
      </w:r>
    </w:p>
    <w:p w14:paraId="26D6CCF7" w14:textId="77777777" w:rsidR="003D4A22" w:rsidRPr="000B3348" w:rsidRDefault="003D4A22" w:rsidP="00E26FD8">
      <w:pPr>
        <w:jc w:val="both"/>
        <w:rPr>
          <w:rFonts w:ascii="Calibri" w:hAnsi="Calibri" w:cs="Calibri"/>
          <w:b/>
          <w:bCs/>
          <w:noProof/>
          <w:sz w:val="20"/>
          <w:szCs w:val="20"/>
        </w:rPr>
      </w:pPr>
      <w:r w:rsidRPr="000B3348">
        <w:rPr>
          <w:rFonts w:ascii="Calibri" w:hAnsi="Calibri" w:cs="Calibri"/>
          <w:noProof/>
          <w:sz w:val="20"/>
          <w:szCs w:val="20"/>
        </w:rPr>
        <w:drawing>
          <wp:inline distT="0" distB="0" distL="0" distR="0" wp14:anchorId="005BD04F" wp14:editId="5D53062B">
            <wp:extent cx="5760720" cy="2082800"/>
            <wp:effectExtent l="0" t="0" r="5080" b="0"/>
            <wp:docPr id="206093899" name="Chart 1">
              <a:extLst xmlns:a="http://schemas.openxmlformats.org/drawingml/2006/main">
                <a:ext uri="{FF2B5EF4-FFF2-40B4-BE49-F238E27FC236}">
                  <a16:creationId xmlns:a16="http://schemas.microsoft.com/office/drawing/2014/main" id="{49AEB151-04C8-4136-B1CE-FA7388129A1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1981E45E" w14:textId="77777777" w:rsidR="003D4A22" w:rsidRPr="000B3348" w:rsidRDefault="003D4A22" w:rsidP="00E26FD8">
      <w:pPr>
        <w:jc w:val="both"/>
        <w:rPr>
          <w:rFonts w:ascii="Calibri" w:hAnsi="Calibri" w:cs="Calibri"/>
          <w:noProof/>
          <w:sz w:val="16"/>
          <w:szCs w:val="16"/>
        </w:rPr>
      </w:pPr>
      <w:r w:rsidRPr="000B3348">
        <w:rPr>
          <w:rFonts w:ascii="Calibri" w:hAnsi="Calibri" w:cs="Calibri"/>
          <w:b/>
          <w:bCs/>
          <w:noProof/>
          <w:sz w:val="16"/>
          <w:szCs w:val="16"/>
        </w:rPr>
        <w:t>Fig. 3.</w:t>
      </w:r>
      <w:r w:rsidRPr="000B3348">
        <w:rPr>
          <w:rFonts w:ascii="Calibri" w:hAnsi="Calibri" w:cs="Calibri"/>
          <w:noProof/>
          <w:sz w:val="16"/>
          <w:szCs w:val="16"/>
        </w:rPr>
        <w:t xml:space="preserve"> Time-varying elastances for the left heart.</w:t>
      </w:r>
    </w:p>
    <w:p w14:paraId="2722AC50" w14:textId="77777777" w:rsidR="003D4A22" w:rsidRPr="000B3348" w:rsidRDefault="003D4A22" w:rsidP="00E26FD8">
      <w:pPr>
        <w:pStyle w:val="NoSpacing"/>
        <w:jc w:val="both"/>
        <w:rPr>
          <w:rFonts w:ascii="Calibri" w:hAnsi="Calibri" w:cs="Calibri"/>
          <w:noProof/>
          <w:sz w:val="20"/>
          <w:szCs w:val="20"/>
        </w:rPr>
      </w:pPr>
    </w:p>
    <w:p w14:paraId="46AA8212" w14:textId="1023254D" w:rsidR="003D4A22" w:rsidRPr="000B3348" w:rsidRDefault="003D4A22" w:rsidP="00E26FD8">
      <w:pPr>
        <w:pStyle w:val="NoSpacing"/>
        <w:jc w:val="both"/>
        <w:rPr>
          <w:rFonts w:ascii="Calibri" w:hAnsi="Calibri" w:cs="Calibri"/>
          <w:noProof/>
          <w:sz w:val="20"/>
          <w:szCs w:val="20"/>
        </w:rPr>
      </w:pPr>
      <w:r w:rsidRPr="000B3348">
        <w:rPr>
          <w:rFonts w:ascii="Calibri" w:hAnsi="Calibri" w:cs="Calibri"/>
          <w:noProof/>
          <w:sz w:val="20"/>
          <w:szCs w:val="20"/>
        </w:rPr>
        <w:t>Contractions are simulated via rising heart chamber elastances</w:t>
      </w:r>
      <w:r w:rsidR="00745343" w:rsidRPr="000B3348">
        <w:rPr>
          <w:rFonts w:ascii="Calibri" w:hAnsi="Calibri" w:cs="Calibri"/>
          <w:noProof/>
          <w:sz w:val="20"/>
          <w:szCs w:val="20"/>
        </w:rPr>
        <w:t xml:space="preserve">, </w:t>
      </w:r>
      <w:r w:rsidRPr="000B3348">
        <w:rPr>
          <w:rFonts w:ascii="Calibri" w:hAnsi="Calibri" w:cs="Calibri"/>
          <w:noProof/>
          <w:sz w:val="20"/>
          <w:szCs w:val="20"/>
        </w:rPr>
        <w:t>resulting in physiologic pressure and flow patterns in the hemodynamics model.  The atria are activated by a half sinusoid over the duration of the atrium systole in seconds (</w:t>
      </w:r>
      <m:oMath>
        <m:sSub>
          <m:sSubPr>
            <m:ctrlPr>
              <w:rPr>
                <w:rFonts w:ascii="Cambria Math" w:hAnsi="Cambria Math" w:cs="Calibri"/>
                <w:i/>
                <w:noProof/>
                <w:sz w:val="20"/>
                <w:szCs w:val="20"/>
              </w:rPr>
            </m:ctrlPr>
          </m:sSubPr>
          <m:e>
            <m:r>
              <w:rPr>
                <w:rFonts w:ascii="Cambria Math" w:hAnsi="Cambria Math" w:cs="Calibri"/>
                <w:noProof/>
                <w:sz w:val="20"/>
                <w:szCs w:val="20"/>
              </w:rPr>
              <m:t>T</m:t>
            </m:r>
          </m:e>
          <m:sub>
            <m:r>
              <w:rPr>
                <w:rFonts w:ascii="Cambria Math" w:hAnsi="Cambria Math" w:cs="Calibri"/>
                <w:noProof/>
                <w:sz w:val="20"/>
                <w:szCs w:val="20"/>
              </w:rPr>
              <m:t>as</m:t>
            </m:r>
          </m:sub>
        </m:sSub>
        <m:r>
          <w:rPr>
            <w:rFonts w:ascii="Cambria Math" w:hAnsi="Cambria Math" w:cs="Calibri"/>
            <w:noProof/>
            <w:sz w:val="20"/>
            <w:szCs w:val="20"/>
          </w:rPr>
          <m:t>)</m:t>
        </m:r>
      </m:oMath>
      <w:r w:rsidRPr="000B3348">
        <w:rPr>
          <w:rFonts w:ascii="Calibri" w:hAnsi="Calibri" w:cs="Calibri"/>
          <w:noProof/>
          <w:sz w:val="20"/>
          <w:szCs w:val="20"/>
        </w:rPr>
        <w:t xml:space="preserve">.  </w:t>
      </w:r>
      <w:r w:rsidR="00E4778A" w:rsidRPr="000B3348">
        <w:rPr>
          <w:rFonts w:ascii="Calibri" w:hAnsi="Calibri" w:cs="Calibri"/>
          <w:noProof/>
          <w:sz w:val="20"/>
          <w:szCs w:val="20"/>
        </w:rPr>
        <w:t>This duration is defined by the PQ time in seconds.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25"/>
        <w:gridCol w:w="1237"/>
      </w:tblGrid>
      <w:tr w:rsidR="003D4A22" w:rsidRPr="000B3348" w14:paraId="237B05AF" w14:textId="77777777" w:rsidTr="00D758C4">
        <w:tc>
          <w:tcPr>
            <w:tcW w:w="7825" w:type="dxa"/>
          </w:tcPr>
          <w:p w14:paraId="164CB78C" w14:textId="77777777" w:rsidR="003D4A22" w:rsidRPr="000B3348" w:rsidRDefault="00000000" w:rsidP="00E26FD8">
            <w:pPr>
              <w:pStyle w:val="NoSpacing"/>
              <w:jc w:val="both"/>
              <w:rPr>
                <w:rFonts w:ascii="Calibri" w:hAnsi="Calibri" w:cs="Calibri"/>
                <w:noProof/>
                <w:sz w:val="20"/>
                <w:szCs w:val="20"/>
                <w:lang w:val="en-US"/>
              </w:rPr>
            </w:pPr>
            <m:oMathPara>
              <m:oMath>
                <m:sSub>
                  <m:sSubPr>
                    <m:ctrlPr>
                      <w:rPr>
                        <w:rFonts w:ascii="Cambria Math" w:hAnsi="Cambria Math" w:cs="Calibri"/>
                        <w:i/>
                        <w:noProof/>
                        <w:sz w:val="20"/>
                        <w:szCs w:val="20"/>
                        <w:lang w:val="en-US"/>
                      </w:rPr>
                    </m:ctrlPr>
                  </m:sSubPr>
                  <m:e>
                    <m:r>
                      <w:rPr>
                        <w:rFonts w:ascii="Cambria Math" w:hAnsi="Cambria Math" w:cs="Calibri"/>
                        <w:noProof/>
                        <w:sz w:val="20"/>
                        <w:szCs w:val="20"/>
                        <w:lang w:val="en-US"/>
                      </w:rPr>
                      <m:t>a</m:t>
                    </m:r>
                  </m:e>
                  <m:sub>
                    <m:r>
                      <w:rPr>
                        <w:rFonts w:ascii="Cambria Math" w:hAnsi="Cambria Math" w:cs="Calibri"/>
                        <w:noProof/>
                        <w:sz w:val="20"/>
                        <w:szCs w:val="20"/>
                        <w:lang w:val="en-US"/>
                      </w:rPr>
                      <m:t>a</m:t>
                    </m:r>
                  </m:sub>
                </m:sSub>
                <m:d>
                  <m:dPr>
                    <m:ctrlPr>
                      <w:rPr>
                        <w:rFonts w:ascii="Cambria Math" w:hAnsi="Cambria Math" w:cs="Calibri"/>
                        <w:i/>
                        <w:noProof/>
                        <w:sz w:val="20"/>
                        <w:szCs w:val="20"/>
                        <w:lang w:val="en-US"/>
                      </w:rPr>
                    </m:ctrlPr>
                  </m:dPr>
                  <m:e>
                    <m:r>
                      <w:rPr>
                        <w:rFonts w:ascii="Cambria Math" w:hAnsi="Cambria Math" w:cs="Calibri"/>
                        <w:noProof/>
                        <w:sz w:val="20"/>
                        <w:szCs w:val="20"/>
                        <w:lang w:val="en-US"/>
                      </w:rPr>
                      <m:t>t</m:t>
                    </m:r>
                  </m:e>
                </m:d>
                <m:r>
                  <w:rPr>
                    <w:rFonts w:ascii="Cambria Math" w:hAnsi="Cambria Math" w:cs="Calibri"/>
                    <w:noProof/>
                    <w:sz w:val="20"/>
                    <w:szCs w:val="20"/>
                    <w:lang w:val="en-US"/>
                  </w:rPr>
                  <m:t>=sin</m:t>
                </m:r>
                <m:d>
                  <m:dPr>
                    <m:begChr m:val="["/>
                    <m:endChr m:val="]"/>
                    <m:ctrlPr>
                      <w:rPr>
                        <w:rFonts w:ascii="Cambria Math" w:hAnsi="Cambria Math" w:cs="Calibri"/>
                        <w:i/>
                        <w:noProof/>
                        <w:sz w:val="20"/>
                        <w:szCs w:val="20"/>
                        <w:lang w:val="en-US"/>
                      </w:rPr>
                    </m:ctrlPr>
                  </m:dPr>
                  <m:e>
                    <m:r>
                      <w:rPr>
                        <w:rFonts w:ascii="Cambria Math" w:hAnsi="Cambria Math" w:cs="Calibri"/>
                        <w:noProof/>
                        <w:sz w:val="20"/>
                        <w:szCs w:val="20"/>
                        <w:lang w:val="en-US"/>
                      </w:rPr>
                      <m:t>π</m:t>
                    </m:r>
                    <m:d>
                      <m:dPr>
                        <m:ctrlPr>
                          <w:rPr>
                            <w:rFonts w:ascii="Cambria Math" w:hAnsi="Cambria Math" w:cs="Calibri"/>
                            <w:i/>
                            <w:noProof/>
                            <w:sz w:val="20"/>
                            <w:szCs w:val="20"/>
                            <w:lang w:val="en-US"/>
                          </w:rPr>
                        </m:ctrlPr>
                      </m:dPr>
                      <m:e>
                        <m:f>
                          <m:fPr>
                            <m:ctrlPr>
                              <w:rPr>
                                <w:rFonts w:ascii="Cambria Math" w:hAnsi="Cambria Math" w:cs="Calibri"/>
                                <w:i/>
                                <w:noProof/>
                                <w:sz w:val="20"/>
                                <w:szCs w:val="20"/>
                                <w:lang w:val="en-US"/>
                              </w:rPr>
                            </m:ctrlPr>
                          </m:fPr>
                          <m:num>
                            <m:r>
                              <w:rPr>
                                <w:rFonts w:ascii="Cambria Math" w:hAnsi="Cambria Math" w:cs="Calibri"/>
                                <w:noProof/>
                                <w:sz w:val="20"/>
                                <w:szCs w:val="20"/>
                                <w:lang w:val="en-US"/>
                              </w:rPr>
                              <m:t>t</m:t>
                            </m:r>
                          </m:num>
                          <m:den>
                            <m:sSub>
                              <m:sSubPr>
                                <m:ctrlPr>
                                  <w:rPr>
                                    <w:rFonts w:ascii="Cambria Math" w:hAnsi="Cambria Math" w:cs="Calibri"/>
                                    <w:i/>
                                    <w:noProof/>
                                    <w:sz w:val="20"/>
                                    <w:szCs w:val="20"/>
                                    <w:lang w:val="en-US"/>
                                  </w:rPr>
                                </m:ctrlPr>
                              </m:sSubPr>
                              <m:e>
                                <m:r>
                                  <w:rPr>
                                    <w:rFonts w:ascii="Cambria Math" w:hAnsi="Cambria Math" w:cs="Calibri"/>
                                    <w:noProof/>
                                    <w:sz w:val="20"/>
                                    <w:szCs w:val="20"/>
                                    <w:lang w:val="en-US"/>
                                  </w:rPr>
                                  <m:t>T</m:t>
                                </m:r>
                              </m:e>
                              <m:sub>
                                <m:r>
                                  <w:rPr>
                                    <w:rFonts w:ascii="Cambria Math" w:hAnsi="Cambria Math" w:cs="Calibri"/>
                                    <w:noProof/>
                                    <w:sz w:val="20"/>
                                    <w:szCs w:val="20"/>
                                    <w:lang w:val="en-US"/>
                                  </w:rPr>
                                  <m:t>as</m:t>
                                </m:r>
                              </m:sub>
                            </m:sSub>
                          </m:den>
                        </m:f>
                      </m:e>
                    </m:d>
                  </m:e>
                </m:d>
              </m:oMath>
            </m:oMathPara>
          </w:p>
        </w:tc>
        <w:tc>
          <w:tcPr>
            <w:tcW w:w="1237" w:type="dxa"/>
          </w:tcPr>
          <w:p w14:paraId="182A2285" w14:textId="77777777" w:rsidR="003D4A22" w:rsidRPr="000B3348" w:rsidRDefault="003D4A22" w:rsidP="00E26FD8">
            <w:pPr>
              <w:pStyle w:val="NoSpacing"/>
              <w:jc w:val="both"/>
              <w:rPr>
                <w:rFonts w:ascii="Calibri" w:hAnsi="Calibri" w:cs="Calibri"/>
                <w:noProof/>
                <w:sz w:val="20"/>
                <w:szCs w:val="20"/>
                <w:lang w:val="en-US"/>
              </w:rPr>
            </w:pPr>
            <w:r w:rsidRPr="000B3348">
              <w:rPr>
                <w:rFonts w:ascii="Calibri" w:hAnsi="Calibri" w:cs="Calibri"/>
                <w:noProof/>
                <w:sz w:val="20"/>
                <w:szCs w:val="20"/>
                <w:lang w:val="en-US"/>
              </w:rPr>
              <w:t>Eq. 1</w:t>
            </w:r>
          </w:p>
        </w:tc>
      </w:tr>
    </w:tbl>
    <w:p w14:paraId="4195DB59" w14:textId="77777777" w:rsidR="003D4A22" w:rsidRPr="000B3348" w:rsidRDefault="003D4A22" w:rsidP="00E26FD8">
      <w:pPr>
        <w:pStyle w:val="NoSpacing"/>
        <w:jc w:val="both"/>
        <w:rPr>
          <w:rFonts w:ascii="Calibri" w:hAnsi="Calibri" w:cs="Calibri"/>
          <w:noProof/>
          <w:sz w:val="20"/>
          <w:szCs w:val="20"/>
        </w:rPr>
      </w:pPr>
    </w:p>
    <w:p w14:paraId="5BF51954" w14:textId="27876464" w:rsidR="003D4A22" w:rsidRPr="000B3348" w:rsidRDefault="003D4A22" w:rsidP="00E26FD8">
      <w:pPr>
        <w:pStyle w:val="NoSpacing"/>
        <w:jc w:val="both"/>
        <w:rPr>
          <w:rFonts w:ascii="Calibri" w:hAnsi="Calibri" w:cs="Calibri"/>
          <w:noProof/>
          <w:sz w:val="20"/>
          <w:szCs w:val="20"/>
        </w:rPr>
      </w:pPr>
      <w:r w:rsidRPr="000B3348">
        <w:rPr>
          <w:rFonts w:ascii="Calibri" w:hAnsi="Calibri" w:cs="Calibri"/>
          <w:noProof/>
          <w:sz w:val="20"/>
          <w:szCs w:val="20"/>
        </w:rPr>
        <w:t>The ventricles and coronary capacitances are activated by a delayed and slightly skewed half sinusoid over the duration of ventricular systole. The elastance waveforms displayed in Figure 3 have chamber specific baselines and amplitudes.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25"/>
        <w:gridCol w:w="1237"/>
      </w:tblGrid>
      <w:tr w:rsidR="003D4A22" w:rsidRPr="000B3348" w14:paraId="1A94A376" w14:textId="77777777" w:rsidTr="00C061CC">
        <w:tc>
          <w:tcPr>
            <w:tcW w:w="7825" w:type="dxa"/>
          </w:tcPr>
          <w:p w14:paraId="64D99922" w14:textId="77777777" w:rsidR="003D4A22" w:rsidRPr="000B3348" w:rsidRDefault="00000000" w:rsidP="00E26FD8">
            <w:pPr>
              <w:pStyle w:val="NoSpacing"/>
              <w:jc w:val="both"/>
              <w:rPr>
                <w:rFonts w:ascii="Calibri" w:hAnsi="Calibri" w:cs="Calibri"/>
                <w:noProof/>
                <w:sz w:val="20"/>
                <w:szCs w:val="20"/>
                <w:lang w:val="en-US"/>
              </w:rPr>
            </w:pPr>
            <m:oMathPara>
              <m:oMath>
                <m:sSub>
                  <m:sSubPr>
                    <m:ctrlPr>
                      <w:rPr>
                        <w:rFonts w:ascii="Cambria Math" w:hAnsi="Cambria Math" w:cs="Calibri"/>
                        <w:i/>
                        <w:noProof/>
                        <w:sz w:val="20"/>
                        <w:szCs w:val="20"/>
                        <w:lang w:val="en-US"/>
                      </w:rPr>
                    </m:ctrlPr>
                  </m:sSubPr>
                  <m:e>
                    <m:r>
                      <w:rPr>
                        <w:rFonts w:ascii="Cambria Math" w:hAnsi="Cambria Math" w:cs="Calibri"/>
                        <w:noProof/>
                        <w:sz w:val="20"/>
                        <w:szCs w:val="20"/>
                        <w:lang w:val="en-US"/>
                      </w:rPr>
                      <m:t>a</m:t>
                    </m:r>
                  </m:e>
                  <m:sub>
                    <m:r>
                      <w:rPr>
                        <w:rFonts w:ascii="Cambria Math" w:hAnsi="Cambria Math" w:cs="Calibri"/>
                        <w:noProof/>
                        <w:sz w:val="20"/>
                        <w:szCs w:val="20"/>
                        <w:lang w:val="en-US"/>
                      </w:rPr>
                      <m:t>v</m:t>
                    </m:r>
                  </m:sub>
                </m:sSub>
                <m:d>
                  <m:dPr>
                    <m:ctrlPr>
                      <w:rPr>
                        <w:rFonts w:ascii="Cambria Math" w:hAnsi="Cambria Math" w:cs="Calibri"/>
                        <w:i/>
                        <w:noProof/>
                        <w:sz w:val="20"/>
                        <w:szCs w:val="20"/>
                        <w:lang w:val="en-US"/>
                      </w:rPr>
                    </m:ctrlPr>
                  </m:dPr>
                  <m:e>
                    <m:r>
                      <w:rPr>
                        <w:rFonts w:ascii="Cambria Math" w:hAnsi="Cambria Math" w:cs="Calibri"/>
                        <w:noProof/>
                        <w:sz w:val="20"/>
                        <w:szCs w:val="20"/>
                        <w:lang w:val="en-US"/>
                      </w:rPr>
                      <m:t>t</m:t>
                    </m:r>
                  </m:e>
                </m:d>
                <m:r>
                  <w:rPr>
                    <w:rFonts w:ascii="Cambria Math" w:hAnsi="Cambria Math" w:cs="Calibri"/>
                    <w:noProof/>
                    <w:sz w:val="20"/>
                    <w:szCs w:val="20"/>
                    <w:lang w:val="en-US"/>
                  </w:rPr>
                  <m:t>=</m:t>
                </m:r>
                <m:f>
                  <m:fPr>
                    <m:ctrlPr>
                      <w:rPr>
                        <w:rFonts w:ascii="Cambria Math" w:hAnsi="Cambria Math" w:cs="Calibri"/>
                        <w:i/>
                        <w:noProof/>
                        <w:sz w:val="20"/>
                        <w:szCs w:val="20"/>
                        <w:lang w:val="en-US"/>
                      </w:rPr>
                    </m:ctrlPr>
                  </m:fPr>
                  <m:num>
                    <m:r>
                      <w:rPr>
                        <w:rFonts w:ascii="Cambria Math" w:hAnsi="Cambria Math" w:cs="Calibri"/>
                        <w:noProof/>
                        <w:sz w:val="20"/>
                        <w:szCs w:val="20"/>
                        <w:lang w:val="en-US"/>
                      </w:rPr>
                      <m:t>t-</m:t>
                    </m:r>
                    <m:d>
                      <m:dPr>
                        <m:ctrlPr>
                          <w:rPr>
                            <w:rFonts w:ascii="Cambria Math" w:hAnsi="Cambria Math" w:cs="Calibri"/>
                            <w:i/>
                            <w:noProof/>
                            <w:sz w:val="20"/>
                            <w:szCs w:val="20"/>
                            <w:lang w:val="en-US"/>
                          </w:rPr>
                        </m:ctrlPr>
                      </m:dPr>
                      <m:e>
                        <m:sSub>
                          <m:sSubPr>
                            <m:ctrlPr>
                              <w:rPr>
                                <w:rFonts w:ascii="Cambria Math" w:hAnsi="Cambria Math" w:cs="Calibri"/>
                                <w:i/>
                                <w:noProof/>
                                <w:sz w:val="20"/>
                                <w:szCs w:val="20"/>
                                <w:lang w:val="en-US"/>
                              </w:rPr>
                            </m:ctrlPr>
                          </m:sSubPr>
                          <m:e>
                            <m:r>
                              <w:rPr>
                                <w:rFonts w:ascii="Cambria Math" w:hAnsi="Cambria Math" w:cs="Calibri"/>
                                <w:noProof/>
                                <w:sz w:val="20"/>
                                <w:szCs w:val="20"/>
                                <w:lang w:val="en-US"/>
                              </w:rPr>
                              <m:t>T</m:t>
                            </m:r>
                          </m:e>
                          <m:sub>
                            <m:r>
                              <w:rPr>
                                <w:rFonts w:ascii="Cambria Math" w:hAnsi="Cambria Math" w:cs="Calibri"/>
                                <w:noProof/>
                                <w:sz w:val="20"/>
                                <w:szCs w:val="20"/>
                                <w:lang w:val="en-US"/>
                              </w:rPr>
                              <m:t>as</m:t>
                            </m:r>
                          </m:sub>
                        </m:sSub>
                        <m:r>
                          <w:rPr>
                            <w:rFonts w:ascii="Cambria Math" w:hAnsi="Cambria Math" w:cs="Calibri"/>
                            <w:noProof/>
                            <w:sz w:val="20"/>
                            <w:szCs w:val="20"/>
                            <w:lang w:val="en-US"/>
                          </w:rPr>
                          <m:t>+</m:t>
                        </m:r>
                        <m:sSub>
                          <m:sSubPr>
                            <m:ctrlPr>
                              <w:rPr>
                                <w:rFonts w:ascii="Cambria Math" w:hAnsi="Cambria Math" w:cs="Calibri"/>
                                <w:i/>
                                <w:noProof/>
                                <w:sz w:val="20"/>
                                <w:szCs w:val="20"/>
                                <w:lang w:val="en-US"/>
                              </w:rPr>
                            </m:ctrlPr>
                          </m:sSubPr>
                          <m:e>
                            <m:r>
                              <w:rPr>
                                <w:rFonts w:ascii="Cambria Math" w:hAnsi="Cambria Math" w:cs="Calibri"/>
                                <w:noProof/>
                                <w:sz w:val="20"/>
                                <w:szCs w:val="20"/>
                                <w:lang w:val="en-US"/>
                              </w:rPr>
                              <m:t>T</m:t>
                            </m:r>
                          </m:e>
                          <m:sub>
                            <m:r>
                              <w:rPr>
                                <w:rFonts w:ascii="Cambria Math" w:hAnsi="Cambria Math" w:cs="Calibri"/>
                                <w:noProof/>
                                <w:sz w:val="20"/>
                                <w:szCs w:val="20"/>
                                <w:lang w:val="en-US"/>
                              </w:rPr>
                              <m:t>av</m:t>
                            </m:r>
                          </m:sub>
                        </m:sSub>
                      </m:e>
                    </m:d>
                  </m:num>
                  <m:den>
                    <m:sSub>
                      <m:sSubPr>
                        <m:ctrlPr>
                          <w:rPr>
                            <w:rFonts w:ascii="Cambria Math" w:hAnsi="Cambria Math" w:cs="Calibri"/>
                            <w:i/>
                            <w:noProof/>
                            <w:sz w:val="20"/>
                            <w:szCs w:val="20"/>
                            <w:lang w:val="en-US"/>
                          </w:rPr>
                        </m:ctrlPr>
                      </m:sSubPr>
                      <m:e>
                        <m:r>
                          <w:rPr>
                            <w:rFonts w:ascii="Cambria Math" w:hAnsi="Cambria Math" w:cs="Calibri"/>
                            <w:noProof/>
                            <w:sz w:val="20"/>
                            <w:szCs w:val="20"/>
                            <w:lang w:val="en-US"/>
                          </w:rPr>
                          <m:t>K</m:t>
                        </m:r>
                      </m:e>
                      <m:sub>
                        <m:r>
                          <w:rPr>
                            <w:rFonts w:ascii="Cambria Math" w:hAnsi="Cambria Math" w:cs="Calibri"/>
                            <w:noProof/>
                            <w:sz w:val="20"/>
                            <w:szCs w:val="20"/>
                            <w:lang w:val="en-US"/>
                          </w:rPr>
                          <m:t>n</m:t>
                        </m:r>
                      </m:sub>
                    </m:sSub>
                    <m:sSub>
                      <m:sSubPr>
                        <m:ctrlPr>
                          <w:rPr>
                            <w:rFonts w:ascii="Cambria Math" w:hAnsi="Cambria Math" w:cs="Calibri"/>
                            <w:i/>
                            <w:noProof/>
                            <w:sz w:val="20"/>
                            <w:szCs w:val="20"/>
                            <w:lang w:val="en-US"/>
                          </w:rPr>
                        </m:ctrlPr>
                      </m:sSubPr>
                      <m:e>
                        <m:r>
                          <w:rPr>
                            <w:rFonts w:ascii="Cambria Math" w:hAnsi="Cambria Math" w:cs="Calibri"/>
                            <w:noProof/>
                            <w:sz w:val="20"/>
                            <w:szCs w:val="20"/>
                            <w:lang w:val="en-US"/>
                          </w:rPr>
                          <m:t>t</m:t>
                        </m:r>
                      </m:e>
                      <m:sub>
                        <m:r>
                          <w:rPr>
                            <w:rFonts w:ascii="Cambria Math" w:hAnsi="Cambria Math" w:cs="Calibri"/>
                            <w:noProof/>
                            <w:sz w:val="20"/>
                            <w:szCs w:val="20"/>
                            <w:lang w:val="en-US"/>
                          </w:rPr>
                          <m:t>vs</m:t>
                        </m:r>
                      </m:sub>
                    </m:sSub>
                    <m:r>
                      <w:rPr>
                        <w:rFonts w:ascii="Cambria Math" w:hAnsi="Cambria Math" w:cs="Calibri"/>
                        <w:noProof/>
                        <w:sz w:val="20"/>
                        <w:szCs w:val="20"/>
                        <w:lang w:val="en-US"/>
                      </w:rPr>
                      <m:t>(n)</m:t>
                    </m:r>
                  </m:den>
                </m:f>
                <m:r>
                  <w:rPr>
                    <w:rFonts w:ascii="Cambria Math" w:hAnsi="Cambria Math" w:cs="Calibri"/>
                    <w:noProof/>
                    <w:sz w:val="20"/>
                    <w:szCs w:val="20"/>
                    <w:lang w:val="en-US"/>
                  </w:rPr>
                  <m:t>sin</m:t>
                </m:r>
                <m:d>
                  <m:dPr>
                    <m:begChr m:val="["/>
                    <m:endChr m:val="]"/>
                    <m:ctrlPr>
                      <w:rPr>
                        <w:rFonts w:ascii="Cambria Math" w:hAnsi="Cambria Math" w:cs="Calibri"/>
                        <w:i/>
                        <w:noProof/>
                        <w:sz w:val="20"/>
                        <w:szCs w:val="20"/>
                        <w:lang w:val="en-US"/>
                      </w:rPr>
                    </m:ctrlPr>
                  </m:dPr>
                  <m:e>
                    <m:r>
                      <w:rPr>
                        <w:rFonts w:ascii="Cambria Math" w:hAnsi="Cambria Math" w:cs="Calibri"/>
                        <w:noProof/>
                        <w:sz w:val="20"/>
                        <w:szCs w:val="20"/>
                        <w:lang w:val="en-US"/>
                      </w:rPr>
                      <m:t>π</m:t>
                    </m:r>
                    <m:d>
                      <m:dPr>
                        <m:ctrlPr>
                          <w:rPr>
                            <w:rFonts w:ascii="Cambria Math" w:hAnsi="Cambria Math" w:cs="Calibri"/>
                            <w:i/>
                            <w:noProof/>
                            <w:sz w:val="20"/>
                            <w:szCs w:val="20"/>
                            <w:lang w:val="en-US"/>
                          </w:rPr>
                        </m:ctrlPr>
                      </m:dPr>
                      <m:e>
                        <m:f>
                          <m:fPr>
                            <m:ctrlPr>
                              <w:rPr>
                                <w:rFonts w:ascii="Cambria Math" w:hAnsi="Cambria Math" w:cs="Calibri"/>
                                <w:i/>
                                <w:noProof/>
                                <w:sz w:val="20"/>
                                <w:szCs w:val="20"/>
                                <w:lang w:val="en-US"/>
                              </w:rPr>
                            </m:ctrlPr>
                          </m:fPr>
                          <m:num>
                            <m:r>
                              <w:rPr>
                                <w:rFonts w:ascii="Cambria Math" w:hAnsi="Cambria Math" w:cs="Calibri"/>
                                <w:noProof/>
                                <w:sz w:val="20"/>
                                <w:szCs w:val="20"/>
                                <w:lang w:val="en-US"/>
                              </w:rPr>
                              <m:t>t-</m:t>
                            </m:r>
                            <m:d>
                              <m:dPr>
                                <m:ctrlPr>
                                  <w:rPr>
                                    <w:rFonts w:ascii="Cambria Math" w:hAnsi="Cambria Math" w:cs="Calibri"/>
                                    <w:i/>
                                    <w:noProof/>
                                    <w:sz w:val="20"/>
                                    <w:szCs w:val="20"/>
                                    <w:lang w:val="en-US"/>
                                  </w:rPr>
                                </m:ctrlPr>
                              </m:dPr>
                              <m:e>
                                <m:sSub>
                                  <m:sSubPr>
                                    <m:ctrlPr>
                                      <w:rPr>
                                        <w:rFonts w:ascii="Cambria Math" w:hAnsi="Cambria Math" w:cs="Calibri"/>
                                        <w:i/>
                                        <w:noProof/>
                                        <w:sz w:val="20"/>
                                        <w:szCs w:val="20"/>
                                        <w:lang w:val="en-US"/>
                                      </w:rPr>
                                    </m:ctrlPr>
                                  </m:sSubPr>
                                  <m:e>
                                    <m:r>
                                      <w:rPr>
                                        <w:rFonts w:ascii="Cambria Math" w:hAnsi="Cambria Math" w:cs="Calibri"/>
                                        <w:noProof/>
                                        <w:sz w:val="20"/>
                                        <w:szCs w:val="20"/>
                                        <w:lang w:val="en-US"/>
                                      </w:rPr>
                                      <m:t>T</m:t>
                                    </m:r>
                                  </m:e>
                                  <m:sub>
                                    <m:r>
                                      <w:rPr>
                                        <w:rFonts w:ascii="Cambria Math" w:hAnsi="Cambria Math" w:cs="Calibri"/>
                                        <w:noProof/>
                                        <w:sz w:val="20"/>
                                        <w:szCs w:val="20"/>
                                        <w:lang w:val="en-US"/>
                                      </w:rPr>
                                      <m:t>as</m:t>
                                    </m:r>
                                  </m:sub>
                                </m:sSub>
                                <m:r>
                                  <w:rPr>
                                    <w:rFonts w:ascii="Cambria Math" w:hAnsi="Cambria Math" w:cs="Calibri"/>
                                    <w:noProof/>
                                    <w:sz w:val="20"/>
                                    <w:szCs w:val="20"/>
                                    <w:lang w:val="en-US"/>
                                  </w:rPr>
                                  <m:t>+</m:t>
                                </m:r>
                                <m:sSub>
                                  <m:sSubPr>
                                    <m:ctrlPr>
                                      <w:rPr>
                                        <w:rFonts w:ascii="Cambria Math" w:hAnsi="Cambria Math" w:cs="Calibri"/>
                                        <w:i/>
                                        <w:noProof/>
                                        <w:sz w:val="20"/>
                                        <w:szCs w:val="20"/>
                                        <w:lang w:val="en-US"/>
                                      </w:rPr>
                                    </m:ctrlPr>
                                  </m:sSubPr>
                                  <m:e>
                                    <m:r>
                                      <w:rPr>
                                        <w:rFonts w:ascii="Cambria Math" w:hAnsi="Cambria Math" w:cs="Calibri"/>
                                        <w:noProof/>
                                        <w:sz w:val="20"/>
                                        <w:szCs w:val="20"/>
                                        <w:lang w:val="en-US"/>
                                      </w:rPr>
                                      <m:t>T</m:t>
                                    </m:r>
                                  </m:e>
                                  <m:sub>
                                    <m:r>
                                      <w:rPr>
                                        <w:rFonts w:ascii="Cambria Math" w:hAnsi="Cambria Math" w:cs="Calibri"/>
                                        <w:noProof/>
                                        <w:sz w:val="20"/>
                                        <w:szCs w:val="20"/>
                                        <w:lang w:val="en-US"/>
                                      </w:rPr>
                                      <m:t>av</m:t>
                                    </m:r>
                                  </m:sub>
                                </m:sSub>
                              </m:e>
                            </m:d>
                          </m:num>
                          <m:den>
                            <m:sSub>
                              <m:sSubPr>
                                <m:ctrlPr>
                                  <w:rPr>
                                    <w:rFonts w:ascii="Cambria Math" w:hAnsi="Cambria Math" w:cs="Calibri"/>
                                    <w:i/>
                                    <w:noProof/>
                                    <w:sz w:val="20"/>
                                    <w:szCs w:val="20"/>
                                    <w:lang w:val="en-US"/>
                                  </w:rPr>
                                </m:ctrlPr>
                              </m:sSubPr>
                              <m:e>
                                <m:r>
                                  <w:rPr>
                                    <w:rFonts w:ascii="Cambria Math" w:hAnsi="Cambria Math" w:cs="Calibri"/>
                                    <w:noProof/>
                                    <w:sz w:val="20"/>
                                    <w:szCs w:val="20"/>
                                    <w:lang w:val="en-US"/>
                                  </w:rPr>
                                  <m:t>t</m:t>
                                </m:r>
                              </m:e>
                              <m:sub>
                                <m:r>
                                  <w:rPr>
                                    <w:rFonts w:ascii="Cambria Math" w:hAnsi="Cambria Math" w:cs="Calibri"/>
                                    <w:noProof/>
                                    <w:sz w:val="20"/>
                                    <w:szCs w:val="20"/>
                                    <w:lang w:val="en-US"/>
                                  </w:rPr>
                                  <m:t>vs</m:t>
                                </m:r>
                              </m:sub>
                            </m:sSub>
                            <m:r>
                              <w:rPr>
                                <w:rFonts w:ascii="Cambria Math" w:hAnsi="Cambria Math" w:cs="Calibri"/>
                                <w:noProof/>
                                <w:sz w:val="20"/>
                                <w:szCs w:val="20"/>
                                <w:lang w:val="en-US"/>
                              </w:rPr>
                              <m:t>(n)</m:t>
                            </m:r>
                          </m:den>
                        </m:f>
                      </m:e>
                    </m:d>
                  </m:e>
                </m:d>
              </m:oMath>
            </m:oMathPara>
          </w:p>
        </w:tc>
        <w:tc>
          <w:tcPr>
            <w:tcW w:w="1237" w:type="dxa"/>
          </w:tcPr>
          <w:p w14:paraId="0AD4A398" w14:textId="77777777" w:rsidR="003D4A22" w:rsidRPr="000B3348" w:rsidRDefault="003D4A22" w:rsidP="00E26FD8">
            <w:pPr>
              <w:pStyle w:val="NoSpacing"/>
              <w:jc w:val="both"/>
              <w:rPr>
                <w:rFonts w:ascii="Calibri" w:hAnsi="Calibri" w:cs="Calibri"/>
                <w:noProof/>
                <w:sz w:val="20"/>
                <w:szCs w:val="20"/>
                <w:lang w:val="en-US"/>
              </w:rPr>
            </w:pPr>
            <w:r w:rsidRPr="000B3348">
              <w:rPr>
                <w:rFonts w:ascii="Calibri" w:hAnsi="Calibri" w:cs="Calibri"/>
                <w:noProof/>
                <w:sz w:val="20"/>
                <w:szCs w:val="20"/>
                <w:lang w:val="en-US"/>
              </w:rPr>
              <w:t>Eq. 2</w:t>
            </w:r>
          </w:p>
        </w:tc>
      </w:tr>
    </w:tbl>
    <w:p w14:paraId="6F47D049" w14:textId="77777777" w:rsidR="00E6404A" w:rsidRDefault="00E6404A" w:rsidP="00E26FD8">
      <w:pPr>
        <w:autoSpaceDE w:val="0"/>
        <w:autoSpaceDN w:val="0"/>
        <w:adjustRightInd w:val="0"/>
        <w:jc w:val="both"/>
        <w:rPr>
          <w:rFonts w:ascii="Calibri" w:hAnsi="Calibri" w:cs="Calibri"/>
          <w:noProof/>
          <w:sz w:val="20"/>
          <w:szCs w:val="20"/>
        </w:rPr>
      </w:pPr>
    </w:p>
    <w:p w14:paraId="60FA3D8D" w14:textId="2F70979E" w:rsidR="003D4A22" w:rsidRPr="000B3348" w:rsidRDefault="00E6404A" w:rsidP="00E26FD8">
      <w:pPr>
        <w:autoSpaceDE w:val="0"/>
        <w:autoSpaceDN w:val="0"/>
        <w:adjustRightInd w:val="0"/>
        <w:jc w:val="both"/>
        <w:rPr>
          <w:rFonts w:ascii="Calibri" w:hAnsi="Calibri" w:cs="Calibri"/>
          <w:noProof/>
          <w:sz w:val="20"/>
          <w:szCs w:val="20"/>
        </w:rPr>
      </w:pPr>
      <w:r w:rsidRPr="000B3348">
        <w:rPr>
          <w:rFonts w:ascii="Calibri" w:hAnsi="Calibri" w:cs="Calibri"/>
          <w:noProof/>
          <w:sz w:val="20"/>
          <w:szCs w:val="20"/>
        </w:rPr>
        <w:t>K</w:t>
      </w:r>
      <w:r w:rsidRPr="000B3348">
        <w:rPr>
          <w:rFonts w:ascii="Calibri" w:hAnsi="Calibri" w:cs="Calibri"/>
          <w:noProof/>
          <w:sz w:val="20"/>
          <w:szCs w:val="20"/>
          <w:vertAlign w:val="subscript"/>
        </w:rPr>
        <w:t>n</w:t>
      </w:r>
      <w:r w:rsidRPr="000B3348">
        <w:rPr>
          <w:rFonts w:ascii="Calibri" w:hAnsi="Calibri" w:cs="Calibri"/>
          <w:noProof/>
          <w:sz w:val="20"/>
          <w:szCs w:val="20"/>
        </w:rPr>
        <w:t xml:space="preserve"> is a normalization constant resulting in a maximum of 1 of the time function.</w:t>
      </w:r>
      <w:r>
        <w:rPr>
          <w:rFonts w:ascii="Calibri" w:hAnsi="Calibri" w:cs="Calibri"/>
          <w:noProof/>
          <w:sz w:val="20"/>
          <w:szCs w:val="20"/>
        </w:rPr>
        <w:t xml:space="preserve"> </w:t>
      </w:r>
      <w:r w:rsidR="003D4A22" w:rsidRPr="000B3348">
        <w:rPr>
          <w:rFonts w:ascii="Calibri" w:hAnsi="Calibri" w:cs="Calibri"/>
          <w:noProof/>
          <w:sz w:val="20"/>
          <w:szCs w:val="20"/>
        </w:rPr>
        <w:t>The duration of the ventricular systole (</w:t>
      </w:r>
      <m:oMath>
        <m:sSub>
          <m:sSubPr>
            <m:ctrlPr>
              <w:rPr>
                <w:rFonts w:ascii="Cambria Math" w:hAnsi="Cambria Math" w:cs="Calibri"/>
                <w:i/>
                <w:noProof/>
                <w:sz w:val="20"/>
                <w:szCs w:val="20"/>
              </w:rPr>
            </m:ctrlPr>
          </m:sSubPr>
          <m:e>
            <m:r>
              <w:rPr>
                <w:rFonts w:ascii="Cambria Math" w:hAnsi="Cambria Math" w:cs="Calibri"/>
                <w:noProof/>
                <w:sz w:val="20"/>
                <w:szCs w:val="20"/>
              </w:rPr>
              <m:t>t</m:t>
            </m:r>
          </m:e>
          <m:sub>
            <m:r>
              <w:rPr>
                <w:rFonts w:ascii="Cambria Math" w:hAnsi="Cambria Math" w:cs="Calibri"/>
                <w:noProof/>
                <w:sz w:val="20"/>
                <w:szCs w:val="20"/>
              </w:rPr>
              <m:t>vs</m:t>
            </m:r>
          </m:sub>
        </m:sSub>
        <m:r>
          <w:rPr>
            <w:rFonts w:ascii="Cambria Math" w:hAnsi="Cambria Math" w:cs="Calibri"/>
            <w:noProof/>
            <w:sz w:val="20"/>
            <w:szCs w:val="20"/>
          </w:rPr>
          <m:t>(n))</m:t>
        </m:r>
      </m:oMath>
      <w:r w:rsidR="003D4A22" w:rsidRPr="000B3348">
        <w:rPr>
          <w:rFonts w:ascii="Calibri" w:hAnsi="Calibri" w:cs="Calibri"/>
          <w:noProof/>
          <w:sz w:val="20"/>
          <w:szCs w:val="20"/>
        </w:rPr>
        <w:t xml:space="preserve"> is</w:t>
      </w:r>
      <w:r w:rsidR="005743F8">
        <w:rPr>
          <w:rFonts w:ascii="Calibri" w:hAnsi="Calibri" w:cs="Calibri"/>
          <w:noProof/>
          <w:sz w:val="20"/>
          <w:szCs w:val="20"/>
        </w:rPr>
        <w:t xml:space="preserve"> calculated </w:t>
      </w:r>
      <w:r w:rsidR="003D4A22" w:rsidRPr="000B3348">
        <w:rPr>
          <w:rFonts w:ascii="Calibri" w:hAnsi="Calibri" w:cs="Calibri"/>
          <w:noProof/>
          <w:sz w:val="20"/>
          <w:szCs w:val="20"/>
        </w:rPr>
        <w:t xml:space="preserve">by Bazett's formula </w:t>
      </w:r>
      <w:r w:rsidR="00224D22">
        <w:rPr>
          <w:rFonts w:ascii="Calibri" w:hAnsi="Calibri" w:cs="Calibri"/>
          <w:noProof/>
          <w:sz w:val="20"/>
          <w:szCs w:val="20"/>
        </w:rPr>
        <w:t xml:space="preserve">using the </w:t>
      </w:r>
      <w:r w:rsidR="003D4A22" w:rsidRPr="000B3348">
        <w:rPr>
          <w:rFonts w:ascii="Calibri" w:hAnsi="Calibri" w:cs="Calibri"/>
          <w:noProof/>
          <w:sz w:val="20"/>
          <w:szCs w:val="20"/>
        </w:rPr>
        <w:t>QT interval</w:t>
      </w:r>
      <w:r w:rsidR="004471B3" w:rsidRPr="000B3348">
        <w:rPr>
          <w:rFonts w:ascii="Calibri" w:hAnsi="Calibri" w:cs="Calibri"/>
          <w:noProof/>
          <w:sz w:val="20"/>
          <w:szCs w:val="20"/>
        </w:rPr>
        <w:t xml:space="preserve"> </w:t>
      </w:r>
      <w:r w:rsidR="004471B3" w:rsidRPr="000B3348">
        <w:rPr>
          <w:rFonts w:ascii="Calibri" w:hAnsi="Calibri" w:cs="Calibri"/>
          <w:noProof/>
          <w:sz w:val="20"/>
          <w:szCs w:val="20"/>
        </w:rPr>
        <w:fldChar w:fldCharType="begin"/>
      </w:r>
      <w:r w:rsidR="00EE7490" w:rsidRPr="000B3348">
        <w:rPr>
          <w:rFonts w:ascii="Calibri" w:hAnsi="Calibri" w:cs="Calibri"/>
          <w:noProof/>
          <w:sz w:val="20"/>
          <w:szCs w:val="20"/>
        </w:rPr>
        <w:instrText xml:space="preserve"> ADDIN EN.CITE &lt;EndNote&gt;&lt;Cite&gt;&lt;Author&gt;Bazett&lt;/Author&gt;&lt;Year&gt;1920&lt;/Year&gt;&lt;RecNum&gt;50&lt;/RecNum&gt;&lt;DisplayText&gt;[15]&lt;/DisplayText&gt;&lt;record&gt;&lt;rec-number&gt;50&lt;/rec-number&gt;&lt;foreign-keys&gt;&lt;key app="EN" db-id="55w90zxw4p0f2qe2xtixwtw6t9w909tr0vpa" timestamp="1710969738"&gt;50&lt;/key&gt;&lt;/foreign-keys&gt;&lt;ref-type name="Journal Article"&gt;17&lt;/ref-type&gt;&lt;contributors&gt;&lt;authors&gt;&lt;author&gt;Bazett, HC&lt;/author&gt;&lt;/authors&gt;&lt;/contributors&gt;&lt;titles&gt;&lt;title&gt;An analysis of the time-relations of electrocardiograms&lt;/title&gt;&lt;secondary-title&gt;Heart&lt;/secondary-title&gt;&lt;/titles&gt;&lt;periodical&gt;&lt;full-title&gt;Heart&lt;/full-title&gt;&lt;/periodical&gt;&lt;pages&gt;353-70&lt;/pages&gt;&lt;volume&gt;7&lt;/volume&gt;&lt;dates&gt;&lt;year&gt;1920&lt;/year&gt;&lt;/dates&gt;&lt;urls&gt;&lt;/urls&gt;&lt;/record&gt;&lt;/Cite&gt;&lt;/EndNote&gt;</w:instrText>
      </w:r>
      <w:r w:rsidR="004471B3" w:rsidRPr="000B3348">
        <w:rPr>
          <w:rFonts w:ascii="Calibri" w:hAnsi="Calibri" w:cs="Calibri"/>
          <w:noProof/>
          <w:sz w:val="20"/>
          <w:szCs w:val="20"/>
        </w:rPr>
        <w:fldChar w:fldCharType="separate"/>
      </w:r>
      <w:r w:rsidR="00EE7490" w:rsidRPr="000B3348">
        <w:rPr>
          <w:rFonts w:ascii="Calibri" w:hAnsi="Calibri" w:cs="Calibri"/>
          <w:noProof/>
          <w:sz w:val="20"/>
          <w:szCs w:val="20"/>
        </w:rPr>
        <w:t>[15]</w:t>
      </w:r>
      <w:r w:rsidR="004471B3" w:rsidRPr="000B3348">
        <w:rPr>
          <w:rFonts w:ascii="Calibri" w:hAnsi="Calibri" w:cs="Calibri"/>
          <w:noProof/>
          <w:sz w:val="20"/>
          <w:szCs w:val="20"/>
        </w:rPr>
        <w:fldChar w:fldCharType="end"/>
      </w:r>
      <w:r w:rsidR="004471B3" w:rsidRPr="000B3348">
        <w:rPr>
          <w:rFonts w:ascii="Calibri" w:hAnsi="Calibri" w:cs="Calibri"/>
          <w:noProof/>
          <w:sz w:val="20"/>
          <w:szCs w:val="20"/>
        </w:rPr>
        <w:t>.</w:t>
      </w:r>
      <w:r w:rsidR="00897E0B" w:rsidRPr="000B3348">
        <w:rPr>
          <w:rFonts w:ascii="Calibri" w:hAnsi="Calibri" w:cs="Calibri"/>
          <w:b/>
          <w:bCs/>
          <w:noProof/>
          <w:color w:val="EE0000"/>
          <w:sz w:val="20"/>
          <w:szCs w:val="20"/>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25"/>
        <w:gridCol w:w="1237"/>
      </w:tblGrid>
      <w:tr w:rsidR="003D4A22" w:rsidRPr="000B3348" w14:paraId="64CC6548" w14:textId="77777777" w:rsidTr="00D758C4">
        <w:tc>
          <w:tcPr>
            <w:tcW w:w="7825" w:type="dxa"/>
          </w:tcPr>
          <w:p w14:paraId="7B1826E8" w14:textId="77777777" w:rsidR="003D4A22" w:rsidRPr="000B3348" w:rsidRDefault="00000000" w:rsidP="00E26FD8">
            <w:pPr>
              <w:pStyle w:val="NoSpacing"/>
              <w:jc w:val="both"/>
              <w:rPr>
                <w:rFonts w:ascii="Calibri" w:hAnsi="Calibri" w:cs="Calibri"/>
                <w:noProof/>
                <w:sz w:val="20"/>
                <w:szCs w:val="20"/>
                <w:lang w:val="en-US"/>
              </w:rPr>
            </w:pPr>
            <m:oMathPara>
              <m:oMath>
                <m:sSub>
                  <m:sSubPr>
                    <m:ctrlPr>
                      <w:rPr>
                        <w:rFonts w:ascii="Cambria Math" w:hAnsi="Cambria Math" w:cs="Calibri"/>
                        <w:i/>
                        <w:noProof/>
                        <w:sz w:val="20"/>
                        <w:szCs w:val="20"/>
                        <w:lang w:val="en-US"/>
                      </w:rPr>
                    </m:ctrlPr>
                  </m:sSubPr>
                  <m:e>
                    <m:r>
                      <w:rPr>
                        <w:rFonts w:ascii="Cambria Math" w:hAnsi="Cambria Math" w:cs="Calibri"/>
                        <w:noProof/>
                        <w:sz w:val="20"/>
                        <w:szCs w:val="20"/>
                        <w:lang w:val="en-US"/>
                      </w:rPr>
                      <m:t>t</m:t>
                    </m:r>
                  </m:e>
                  <m:sub>
                    <m:r>
                      <w:rPr>
                        <w:rFonts w:ascii="Cambria Math" w:hAnsi="Cambria Math" w:cs="Calibri"/>
                        <w:noProof/>
                        <w:sz w:val="20"/>
                        <w:szCs w:val="20"/>
                        <w:lang w:val="en-US"/>
                      </w:rPr>
                      <m:t>vs</m:t>
                    </m:r>
                  </m:sub>
                </m:sSub>
                <m:d>
                  <m:dPr>
                    <m:ctrlPr>
                      <w:rPr>
                        <w:rFonts w:ascii="Cambria Math" w:hAnsi="Cambria Math" w:cs="Calibri"/>
                        <w:i/>
                        <w:noProof/>
                        <w:sz w:val="20"/>
                        <w:szCs w:val="20"/>
                        <w:lang w:val="en-US"/>
                      </w:rPr>
                    </m:ctrlPr>
                  </m:dPr>
                  <m:e>
                    <m:r>
                      <w:rPr>
                        <w:rFonts w:ascii="Cambria Math" w:hAnsi="Cambria Math" w:cs="Calibri"/>
                        <w:noProof/>
                        <w:sz w:val="20"/>
                        <w:szCs w:val="20"/>
                        <w:lang w:val="en-US"/>
                      </w:rPr>
                      <m:t>n</m:t>
                    </m:r>
                  </m:e>
                </m:d>
                <m:r>
                  <w:rPr>
                    <w:rFonts w:ascii="Cambria Math" w:hAnsi="Cambria Math" w:cs="Calibri"/>
                    <w:noProof/>
                    <w:sz w:val="20"/>
                    <w:szCs w:val="20"/>
                    <w:lang w:val="en-US"/>
                  </w:rPr>
                  <m:t>=QT</m:t>
                </m:r>
                <m:rad>
                  <m:radPr>
                    <m:degHide m:val="1"/>
                    <m:ctrlPr>
                      <w:rPr>
                        <w:rFonts w:ascii="Cambria Math" w:hAnsi="Cambria Math" w:cs="Calibri"/>
                        <w:i/>
                        <w:noProof/>
                        <w:sz w:val="20"/>
                        <w:szCs w:val="20"/>
                        <w:lang w:val="en-US"/>
                      </w:rPr>
                    </m:ctrlPr>
                  </m:radPr>
                  <m:deg/>
                  <m:e>
                    <m:f>
                      <m:fPr>
                        <m:ctrlPr>
                          <w:rPr>
                            <w:rFonts w:ascii="Cambria Math" w:hAnsi="Cambria Math" w:cs="Calibri"/>
                            <w:i/>
                            <w:noProof/>
                            <w:sz w:val="20"/>
                            <w:szCs w:val="20"/>
                            <w:lang w:val="en-US"/>
                          </w:rPr>
                        </m:ctrlPr>
                      </m:fPr>
                      <m:num>
                        <m:r>
                          <w:rPr>
                            <w:rFonts w:ascii="Cambria Math" w:hAnsi="Cambria Math" w:cs="Calibri"/>
                            <w:noProof/>
                            <w:sz w:val="20"/>
                            <w:szCs w:val="20"/>
                            <w:lang w:val="en-US"/>
                          </w:rPr>
                          <m:t>60</m:t>
                        </m:r>
                      </m:num>
                      <m:den>
                        <m:r>
                          <w:rPr>
                            <w:rFonts w:ascii="Cambria Math" w:hAnsi="Cambria Math" w:cs="Calibri"/>
                            <w:noProof/>
                            <w:sz w:val="20"/>
                            <w:szCs w:val="20"/>
                            <w:lang w:val="en-US"/>
                          </w:rPr>
                          <m:t>hr(n)</m:t>
                        </m:r>
                      </m:den>
                    </m:f>
                  </m:e>
                </m:rad>
              </m:oMath>
            </m:oMathPara>
          </w:p>
        </w:tc>
        <w:tc>
          <w:tcPr>
            <w:tcW w:w="1237" w:type="dxa"/>
          </w:tcPr>
          <w:p w14:paraId="68998691" w14:textId="77777777" w:rsidR="003D4A22" w:rsidRPr="000B3348" w:rsidRDefault="003D4A22" w:rsidP="00E26FD8">
            <w:pPr>
              <w:pStyle w:val="NoSpacing"/>
              <w:jc w:val="both"/>
              <w:rPr>
                <w:rFonts w:ascii="Calibri" w:hAnsi="Calibri" w:cs="Calibri"/>
                <w:noProof/>
                <w:sz w:val="20"/>
                <w:szCs w:val="20"/>
                <w:lang w:val="en-US"/>
              </w:rPr>
            </w:pPr>
            <w:r w:rsidRPr="000B3348">
              <w:rPr>
                <w:rFonts w:ascii="Calibri" w:hAnsi="Calibri" w:cs="Calibri"/>
                <w:noProof/>
                <w:sz w:val="20"/>
                <w:szCs w:val="20"/>
                <w:lang w:val="en-US"/>
              </w:rPr>
              <w:t>Eq. 3</w:t>
            </w:r>
          </w:p>
        </w:tc>
      </w:tr>
    </w:tbl>
    <w:p w14:paraId="1056579F" w14:textId="77777777" w:rsidR="003D4A22" w:rsidRPr="000B3348" w:rsidRDefault="003D4A22" w:rsidP="00E26FD8">
      <w:pPr>
        <w:pStyle w:val="NoSpacing"/>
        <w:jc w:val="both"/>
        <w:rPr>
          <w:rFonts w:ascii="Calibri" w:hAnsi="Calibri" w:cs="Calibri"/>
          <w:noProof/>
          <w:sz w:val="20"/>
          <w:szCs w:val="20"/>
        </w:rPr>
      </w:pPr>
      <w:bookmarkStart w:id="11" w:name="_Hlk77243723"/>
    </w:p>
    <w:p w14:paraId="5B6C27C8" w14:textId="77777777" w:rsidR="003D4A22" w:rsidRPr="000B3348" w:rsidRDefault="003D4A22" w:rsidP="00E26FD8">
      <w:pPr>
        <w:pStyle w:val="NoSpacing"/>
        <w:jc w:val="both"/>
        <w:rPr>
          <w:rFonts w:ascii="Calibri" w:hAnsi="Calibri" w:cs="Calibri"/>
          <w:noProof/>
          <w:sz w:val="20"/>
          <w:szCs w:val="20"/>
        </w:rPr>
      </w:pPr>
    </w:p>
    <w:tbl>
      <w:tblPr>
        <w:tblStyle w:val="TableGrid"/>
        <w:tblW w:w="5000" w:type="pct"/>
        <w:tblLayout w:type="fixed"/>
        <w:tblLook w:val="04A0" w:firstRow="1" w:lastRow="0" w:firstColumn="1" w:lastColumn="0" w:noHBand="0" w:noVBand="1"/>
      </w:tblPr>
      <w:tblGrid>
        <w:gridCol w:w="1255"/>
        <w:gridCol w:w="1530"/>
        <w:gridCol w:w="2070"/>
        <w:gridCol w:w="4207"/>
      </w:tblGrid>
      <w:tr w:rsidR="003D4A22" w:rsidRPr="000B3348" w14:paraId="19A1CA8E" w14:textId="77777777" w:rsidTr="000E2AFB">
        <w:trPr>
          <w:trHeight w:val="427"/>
        </w:trPr>
        <w:tc>
          <w:tcPr>
            <w:tcW w:w="692" w:type="pct"/>
            <w:vAlign w:val="center"/>
          </w:tcPr>
          <w:p w14:paraId="5F3F0643" w14:textId="77777777" w:rsidR="003D4A22" w:rsidRPr="000B3348" w:rsidRDefault="003D4A22" w:rsidP="00E26FD8">
            <w:pPr>
              <w:pStyle w:val="NoSpacing"/>
              <w:spacing w:before="0"/>
              <w:jc w:val="both"/>
              <w:rPr>
                <w:rFonts w:ascii="Calibri" w:hAnsi="Calibri" w:cs="Calibri"/>
                <w:b/>
                <w:bCs/>
                <w:noProof/>
                <w:sz w:val="20"/>
                <w:szCs w:val="20"/>
                <w:lang w:val="en-US"/>
              </w:rPr>
            </w:pPr>
            <w:r w:rsidRPr="000B3348">
              <w:rPr>
                <w:rFonts w:ascii="Calibri" w:hAnsi="Calibri" w:cs="Calibri"/>
                <w:b/>
                <w:bCs/>
                <w:noProof/>
                <w:sz w:val="20"/>
                <w:szCs w:val="20"/>
                <w:lang w:val="en-US"/>
              </w:rPr>
              <w:t>Name</w:t>
            </w:r>
          </w:p>
        </w:tc>
        <w:tc>
          <w:tcPr>
            <w:tcW w:w="844" w:type="pct"/>
            <w:vAlign w:val="center"/>
          </w:tcPr>
          <w:p w14:paraId="0FE013AE" w14:textId="77777777" w:rsidR="003D4A22" w:rsidRPr="000B3348" w:rsidRDefault="003D4A22" w:rsidP="00E26FD8">
            <w:pPr>
              <w:pStyle w:val="NoSpacing"/>
              <w:spacing w:before="0"/>
              <w:jc w:val="both"/>
              <w:rPr>
                <w:rFonts w:ascii="Calibri" w:hAnsi="Calibri" w:cs="Calibri"/>
                <w:b/>
                <w:bCs/>
                <w:noProof/>
                <w:sz w:val="20"/>
                <w:szCs w:val="20"/>
                <w:lang w:val="en-US"/>
              </w:rPr>
            </w:pPr>
            <w:r w:rsidRPr="000B3348">
              <w:rPr>
                <w:rFonts w:ascii="Calibri" w:hAnsi="Calibri" w:cs="Calibri"/>
                <w:b/>
                <w:bCs/>
                <w:noProof/>
                <w:sz w:val="20"/>
                <w:szCs w:val="20"/>
                <w:lang w:val="en-US"/>
              </w:rPr>
              <w:t>Symbol</w:t>
            </w:r>
          </w:p>
        </w:tc>
        <w:tc>
          <w:tcPr>
            <w:tcW w:w="1142" w:type="pct"/>
            <w:vAlign w:val="center"/>
          </w:tcPr>
          <w:p w14:paraId="225FBDCC" w14:textId="77777777" w:rsidR="003D4A22" w:rsidRPr="000B3348" w:rsidRDefault="003D4A22" w:rsidP="00E26FD8">
            <w:pPr>
              <w:pStyle w:val="NoSpacing"/>
              <w:spacing w:before="0"/>
              <w:jc w:val="both"/>
              <w:rPr>
                <w:rFonts w:ascii="Calibri" w:hAnsi="Calibri" w:cs="Calibri"/>
                <w:b/>
                <w:bCs/>
                <w:noProof/>
                <w:sz w:val="20"/>
                <w:szCs w:val="20"/>
                <w:lang w:val="en-US"/>
              </w:rPr>
            </w:pPr>
            <w:r w:rsidRPr="000B3348">
              <w:rPr>
                <w:rFonts w:ascii="Calibri" w:hAnsi="Calibri" w:cs="Calibri"/>
                <w:b/>
                <w:bCs/>
                <w:noProof/>
                <w:sz w:val="20"/>
                <w:szCs w:val="20"/>
                <w:lang w:val="en-US"/>
              </w:rPr>
              <w:t>Relationship</w:t>
            </w:r>
          </w:p>
        </w:tc>
        <w:tc>
          <w:tcPr>
            <w:tcW w:w="2321" w:type="pct"/>
            <w:vAlign w:val="center"/>
          </w:tcPr>
          <w:p w14:paraId="4E010ECE" w14:textId="77777777" w:rsidR="003D4A22" w:rsidRPr="000B3348" w:rsidRDefault="003D4A22" w:rsidP="00E26FD8">
            <w:pPr>
              <w:pStyle w:val="NoSpacing"/>
              <w:spacing w:before="0"/>
              <w:jc w:val="both"/>
              <w:rPr>
                <w:rFonts w:ascii="Calibri" w:hAnsi="Calibri" w:cs="Calibri"/>
                <w:b/>
                <w:bCs/>
                <w:noProof/>
                <w:sz w:val="20"/>
                <w:szCs w:val="20"/>
                <w:lang w:val="en-US"/>
              </w:rPr>
            </w:pPr>
            <w:r w:rsidRPr="000B3348">
              <w:rPr>
                <w:rFonts w:ascii="Calibri" w:hAnsi="Calibri" w:cs="Calibri"/>
                <w:b/>
                <w:bCs/>
                <w:noProof/>
                <w:sz w:val="20"/>
                <w:szCs w:val="20"/>
                <w:lang w:val="en-US"/>
              </w:rPr>
              <w:t>Mathematical description</w:t>
            </w:r>
          </w:p>
        </w:tc>
      </w:tr>
      <w:tr w:rsidR="003D4A22" w:rsidRPr="000B3348" w14:paraId="6EF87EA4" w14:textId="77777777" w:rsidTr="000E2AFB">
        <w:trPr>
          <w:trHeight w:val="1814"/>
        </w:trPr>
        <w:tc>
          <w:tcPr>
            <w:tcW w:w="692" w:type="pct"/>
            <w:vAlign w:val="center"/>
          </w:tcPr>
          <w:p w14:paraId="6EE47BA1" w14:textId="6085E78A"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Resistor</w:t>
            </w:r>
          </w:p>
          <w:p w14:paraId="4E67CBB8"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Eq. 4</w:t>
            </w:r>
          </w:p>
        </w:tc>
        <w:tc>
          <w:tcPr>
            <w:tcW w:w="844" w:type="pct"/>
            <w:vAlign w:val="center"/>
          </w:tcPr>
          <w:p w14:paraId="7EFF31D3"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rPr>
              <w:drawing>
                <wp:inline distT="0" distB="0" distL="0" distR="0" wp14:anchorId="5520848D" wp14:editId="5B89F0C9">
                  <wp:extent cx="828647" cy="440690"/>
                  <wp:effectExtent l="0" t="0" r="0" b="3810"/>
                  <wp:docPr id="736107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107498" name=""/>
                          <pic:cNvPicPr/>
                        </pic:nvPicPr>
                        <pic:blipFill>
                          <a:blip r:embed="rId19"/>
                          <a:stretch>
                            <a:fillRect/>
                          </a:stretch>
                        </pic:blipFill>
                        <pic:spPr>
                          <a:xfrm>
                            <a:off x="0" y="0"/>
                            <a:ext cx="904623" cy="481095"/>
                          </a:xfrm>
                          <a:prstGeom prst="rect">
                            <a:avLst/>
                          </a:prstGeom>
                        </pic:spPr>
                      </pic:pic>
                    </a:graphicData>
                  </a:graphic>
                </wp:inline>
              </w:drawing>
            </w:r>
          </w:p>
        </w:tc>
        <w:tc>
          <w:tcPr>
            <w:tcW w:w="1142" w:type="pct"/>
            <w:vAlign w:val="center"/>
          </w:tcPr>
          <w:p w14:paraId="1F275FA5"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rPr>
              <w:drawing>
                <wp:inline distT="0" distB="0" distL="0" distR="0" wp14:anchorId="55E72782" wp14:editId="1FE393ED">
                  <wp:extent cx="999989" cy="927735"/>
                  <wp:effectExtent l="0" t="0" r="0" b="0"/>
                  <wp:docPr id="1416523479" name="Graphic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523479" name="Graphic 1416523479"/>
                          <pic:cNvPicPr/>
                        </pic:nvPicPr>
                        <pic:blipFill>
                          <a:blip r:embed="rId20">
                            <a:extLst>
                              <a:ext uri="{96DAC541-7B7A-43D3-8B79-37D633B846F1}">
                                <asvg:svgBlip xmlns:asvg="http://schemas.microsoft.com/office/drawing/2016/SVG/main" r:embed="rId21"/>
                              </a:ext>
                            </a:extLst>
                          </a:blip>
                          <a:stretch>
                            <a:fillRect/>
                          </a:stretch>
                        </pic:blipFill>
                        <pic:spPr>
                          <a:xfrm>
                            <a:off x="0" y="0"/>
                            <a:ext cx="1007102" cy="934334"/>
                          </a:xfrm>
                          <a:prstGeom prst="rect">
                            <a:avLst/>
                          </a:prstGeom>
                        </pic:spPr>
                      </pic:pic>
                    </a:graphicData>
                  </a:graphic>
                </wp:inline>
              </w:drawing>
            </w:r>
          </w:p>
        </w:tc>
        <w:tc>
          <w:tcPr>
            <w:tcW w:w="2321" w:type="pct"/>
            <w:vAlign w:val="center"/>
          </w:tcPr>
          <w:p w14:paraId="448CF750" w14:textId="77777777" w:rsidR="003D4A22" w:rsidRPr="000B3348" w:rsidRDefault="00000000" w:rsidP="00E26FD8">
            <w:pPr>
              <w:pStyle w:val="NoSpacing"/>
              <w:spacing w:before="0"/>
              <w:jc w:val="both"/>
              <w:rPr>
                <w:rFonts w:ascii="Calibri" w:hAnsi="Calibri" w:cs="Calibri"/>
                <w:noProof/>
                <w:sz w:val="16"/>
                <w:szCs w:val="16"/>
                <w:lang w:val="en-US"/>
              </w:rPr>
            </w:pPr>
            <m:oMathPara>
              <m:oMathParaPr>
                <m:jc m:val="left"/>
              </m:oMathParaPr>
              <m:oMath>
                <m:d>
                  <m:dPr>
                    <m:begChr m:val="{"/>
                    <m:endChr m:val=""/>
                    <m:ctrlPr>
                      <w:rPr>
                        <w:rFonts w:ascii="Cambria Math" w:eastAsiaTheme="minorHAnsi" w:hAnsi="Cambria Math" w:cs="Calibri"/>
                        <w:i/>
                        <w:noProof/>
                        <w:kern w:val="2"/>
                        <w:sz w:val="16"/>
                        <w:szCs w:val="16"/>
                        <w:lang w:val="en-US"/>
                        <w14:ligatures w14:val="standardContextual"/>
                      </w:rPr>
                    </m:ctrlPr>
                  </m:dPr>
                  <m:e>
                    <m:eqArr>
                      <m:eqArrPr>
                        <m:ctrlPr>
                          <w:rPr>
                            <w:rFonts w:ascii="Cambria Math" w:eastAsiaTheme="minorHAnsi" w:hAnsi="Cambria Math" w:cs="Calibri"/>
                            <w:noProof/>
                            <w:kern w:val="2"/>
                            <w:sz w:val="16"/>
                            <w:szCs w:val="16"/>
                            <w:lang w:val="en-US"/>
                            <w14:ligatures w14:val="standardContextual"/>
                          </w:rPr>
                        </m:ctrlPr>
                      </m:eqArrPr>
                      <m:e>
                        <m:r>
                          <m:rPr>
                            <m:sty m:val="p"/>
                          </m:rPr>
                          <w:rPr>
                            <w:rFonts w:ascii="Cambria Math" w:hAnsi="Cambria Math" w:cs="Calibri"/>
                            <w:noProof/>
                            <w:sz w:val="16"/>
                            <w:szCs w:val="16"/>
                            <w:lang w:val="en-US"/>
                          </w:rPr>
                          <m:t>p1</m:t>
                        </m:r>
                        <m:d>
                          <m:dPr>
                            <m:ctrlPr>
                              <w:rPr>
                                <w:rFonts w:ascii="Cambria Math" w:hAnsi="Cambria Math" w:cs="Calibri"/>
                                <w:noProof/>
                                <w:sz w:val="16"/>
                                <w:szCs w:val="16"/>
                                <w:lang w:val="en-US"/>
                              </w:rPr>
                            </m:ctrlPr>
                          </m:dPr>
                          <m:e>
                            <m:r>
                              <m:rPr>
                                <m:sty m:val="p"/>
                              </m:rPr>
                              <w:rPr>
                                <w:rFonts w:ascii="Cambria Math" w:hAnsi="Cambria Math" w:cs="Calibri"/>
                                <w:noProof/>
                                <w:sz w:val="16"/>
                                <w:szCs w:val="16"/>
                                <w:lang w:val="en-US"/>
                              </w:rPr>
                              <m:t>t</m:t>
                            </m:r>
                          </m:e>
                        </m:d>
                        <m:r>
                          <m:rPr>
                            <m:sty m:val="p"/>
                          </m:rPr>
                          <w:rPr>
                            <w:rFonts w:ascii="Cambria Math" w:hAnsi="Cambria Math" w:cs="Calibri"/>
                            <w:noProof/>
                            <w:sz w:val="16"/>
                            <w:szCs w:val="16"/>
                            <w:lang w:val="en-US"/>
                          </w:rPr>
                          <m:t>-p2</m:t>
                        </m:r>
                        <m:d>
                          <m:dPr>
                            <m:ctrlPr>
                              <w:rPr>
                                <w:rFonts w:ascii="Cambria Math" w:hAnsi="Cambria Math" w:cs="Calibri"/>
                                <w:noProof/>
                                <w:sz w:val="16"/>
                                <w:szCs w:val="16"/>
                                <w:lang w:val="en-US"/>
                              </w:rPr>
                            </m:ctrlPr>
                          </m:dPr>
                          <m:e>
                            <m:r>
                              <m:rPr>
                                <m:sty m:val="p"/>
                              </m:rPr>
                              <w:rPr>
                                <w:rFonts w:ascii="Cambria Math" w:hAnsi="Cambria Math" w:cs="Calibri"/>
                                <w:noProof/>
                                <w:sz w:val="16"/>
                                <w:szCs w:val="16"/>
                                <w:lang w:val="en-US"/>
                              </w:rPr>
                              <m:t>t</m:t>
                            </m:r>
                          </m:e>
                        </m:d>
                        <m:r>
                          <m:rPr>
                            <m:sty m:val="p"/>
                          </m:rPr>
                          <w:rPr>
                            <w:rFonts w:ascii="Cambria Math" w:hAnsi="Cambria Math" w:cs="Calibri"/>
                            <w:noProof/>
                            <w:sz w:val="16"/>
                            <w:szCs w:val="16"/>
                            <w:lang w:val="en-US"/>
                          </w:rPr>
                          <m:t xml:space="preserve">≥0 </m:t>
                        </m:r>
                      </m:e>
                      <m:e>
                        <m:sSub>
                          <m:sSubPr>
                            <m:ctrlPr>
                              <w:rPr>
                                <w:rFonts w:ascii="Cambria Math" w:eastAsiaTheme="minorHAnsi" w:hAnsi="Cambria Math" w:cs="Calibri"/>
                                <w:noProof/>
                                <w:kern w:val="2"/>
                                <w:sz w:val="16"/>
                                <w:szCs w:val="16"/>
                                <w:lang w:val="en-US"/>
                                <w14:ligatures w14:val="standardContextual"/>
                              </w:rPr>
                            </m:ctrlPr>
                          </m:sSubPr>
                          <m:e>
                            <m:r>
                              <m:rPr>
                                <m:sty m:val="p"/>
                              </m:rPr>
                              <w:rPr>
                                <w:rFonts w:ascii="Cambria Math" w:hAnsi="Cambria Math" w:cs="Calibri"/>
                                <w:noProof/>
                                <w:sz w:val="16"/>
                                <w:szCs w:val="16"/>
                                <w:lang w:val="en-US"/>
                              </w:rPr>
                              <m:t>K</m:t>
                            </m:r>
                          </m:e>
                          <m:sub>
                            <m:r>
                              <m:rPr>
                                <m:sty m:val="p"/>
                              </m:rPr>
                              <w:rPr>
                                <w:rFonts w:ascii="Cambria Math" w:hAnsi="Cambria Math" w:cs="Calibri"/>
                                <w:noProof/>
                                <w:sz w:val="16"/>
                                <w:szCs w:val="16"/>
                                <w:lang w:val="en-US"/>
                              </w:rPr>
                              <m:t>1</m:t>
                            </m:r>
                          </m:sub>
                        </m:sSub>
                        <m:sSup>
                          <m:sSupPr>
                            <m:ctrlPr>
                              <w:rPr>
                                <w:rFonts w:ascii="Cambria Math" w:eastAsiaTheme="minorHAnsi" w:hAnsi="Cambria Math" w:cs="Calibri"/>
                                <w:noProof/>
                                <w:kern w:val="2"/>
                                <w:sz w:val="16"/>
                                <w:szCs w:val="16"/>
                                <w:lang w:val="en-US"/>
                                <w14:ligatures w14:val="standardContextual"/>
                              </w:rPr>
                            </m:ctrlPr>
                          </m:sSupPr>
                          <m:e>
                            <m:r>
                              <m:rPr>
                                <m:sty m:val="p"/>
                              </m:rPr>
                              <w:rPr>
                                <w:rFonts w:ascii="Cambria Math" w:hAnsi="Cambria Math" w:cs="Calibri"/>
                                <w:noProof/>
                                <w:sz w:val="16"/>
                                <w:szCs w:val="16"/>
                                <w:lang w:val="en-US"/>
                              </w:rPr>
                              <m:t>f</m:t>
                            </m:r>
                            <m:d>
                              <m:dPr>
                                <m:ctrlPr>
                                  <w:rPr>
                                    <w:rFonts w:ascii="Cambria Math" w:hAnsi="Cambria Math" w:cs="Calibri"/>
                                    <w:noProof/>
                                    <w:sz w:val="16"/>
                                    <w:szCs w:val="16"/>
                                    <w:lang w:val="en-US"/>
                                  </w:rPr>
                                </m:ctrlPr>
                              </m:dPr>
                              <m:e>
                                <m:r>
                                  <m:rPr>
                                    <m:sty m:val="p"/>
                                  </m:rPr>
                                  <w:rPr>
                                    <w:rFonts w:ascii="Cambria Math" w:hAnsi="Cambria Math" w:cs="Calibri"/>
                                    <w:noProof/>
                                    <w:sz w:val="16"/>
                                    <w:szCs w:val="16"/>
                                    <w:lang w:val="en-US"/>
                                  </w:rPr>
                                  <m:t>t</m:t>
                                </m:r>
                              </m:e>
                            </m:d>
                          </m:e>
                          <m:sup>
                            <m:r>
                              <m:rPr>
                                <m:sty m:val="p"/>
                              </m:rPr>
                              <w:rPr>
                                <w:rFonts w:ascii="Cambria Math" w:hAnsi="Cambria Math" w:cs="Calibri"/>
                                <w:noProof/>
                                <w:sz w:val="16"/>
                                <w:szCs w:val="16"/>
                                <w:lang w:val="en-US"/>
                              </w:rPr>
                              <m:t>2</m:t>
                            </m:r>
                          </m:sup>
                        </m:sSup>
                        <m:r>
                          <m:rPr>
                            <m:sty m:val="p"/>
                          </m:rPr>
                          <w:rPr>
                            <w:rFonts w:ascii="Cambria Math" w:hAnsi="Cambria Math" w:cs="Calibri"/>
                            <w:noProof/>
                            <w:sz w:val="16"/>
                            <w:szCs w:val="16"/>
                            <w:lang w:val="en-US"/>
                          </w:rPr>
                          <m:t>+</m:t>
                        </m:r>
                        <m:sSub>
                          <m:sSubPr>
                            <m:ctrlPr>
                              <w:rPr>
                                <w:rFonts w:ascii="Cambria Math" w:eastAsiaTheme="minorHAnsi" w:hAnsi="Cambria Math" w:cs="Calibri"/>
                                <w:noProof/>
                                <w:kern w:val="2"/>
                                <w:sz w:val="16"/>
                                <w:szCs w:val="16"/>
                                <w:lang w:val="en-US"/>
                                <w14:ligatures w14:val="standardContextual"/>
                              </w:rPr>
                            </m:ctrlPr>
                          </m:sSubPr>
                          <m:e>
                            <m:r>
                              <m:rPr>
                                <m:sty m:val="p"/>
                              </m:rPr>
                              <w:rPr>
                                <w:rFonts w:ascii="Cambria Math" w:hAnsi="Cambria Math" w:cs="Calibri"/>
                                <w:noProof/>
                                <w:sz w:val="16"/>
                                <w:szCs w:val="16"/>
                                <w:lang w:val="en-US"/>
                              </w:rPr>
                              <m:t>R</m:t>
                            </m:r>
                          </m:e>
                          <m:sub>
                            <m:r>
                              <m:rPr>
                                <m:sty m:val="p"/>
                              </m:rPr>
                              <w:rPr>
                                <w:rFonts w:ascii="Cambria Math" w:hAnsi="Cambria Math" w:cs="Calibri"/>
                                <w:noProof/>
                                <w:sz w:val="16"/>
                                <w:szCs w:val="16"/>
                                <w:lang w:val="en-US"/>
                              </w:rPr>
                              <m:t>f</m:t>
                            </m:r>
                          </m:sub>
                        </m:sSub>
                        <m:r>
                          <m:rPr>
                            <m:sty m:val="p"/>
                          </m:rPr>
                          <w:rPr>
                            <w:rFonts w:ascii="Cambria Math" w:hAnsi="Cambria Math" w:cs="Calibri"/>
                            <w:noProof/>
                            <w:sz w:val="16"/>
                            <w:szCs w:val="16"/>
                            <w:lang w:val="en-US"/>
                          </w:rPr>
                          <m:t>f</m:t>
                        </m:r>
                        <m:d>
                          <m:dPr>
                            <m:ctrlPr>
                              <w:rPr>
                                <w:rFonts w:ascii="Cambria Math" w:hAnsi="Cambria Math" w:cs="Calibri"/>
                                <w:noProof/>
                                <w:sz w:val="16"/>
                                <w:szCs w:val="16"/>
                                <w:lang w:val="en-US"/>
                              </w:rPr>
                            </m:ctrlPr>
                          </m:dPr>
                          <m:e>
                            <m:r>
                              <m:rPr>
                                <m:sty m:val="p"/>
                              </m:rPr>
                              <w:rPr>
                                <w:rFonts w:ascii="Cambria Math" w:hAnsi="Cambria Math" w:cs="Calibri"/>
                                <w:noProof/>
                                <w:sz w:val="16"/>
                                <w:szCs w:val="16"/>
                                <w:lang w:val="en-US"/>
                              </w:rPr>
                              <m:t>t</m:t>
                            </m:r>
                          </m:e>
                        </m:d>
                        <m:r>
                          <m:rPr>
                            <m:sty m:val="p"/>
                          </m:rPr>
                          <w:rPr>
                            <w:rFonts w:ascii="Cambria Math" w:hAnsi="Cambria Math" w:cs="Calibri"/>
                            <w:noProof/>
                            <w:sz w:val="16"/>
                            <w:szCs w:val="16"/>
                            <w:lang w:val="en-US"/>
                          </w:rPr>
                          <m:t>=</m:t>
                        </m:r>
                        <m:sSub>
                          <m:sSubPr>
                            <m:ctrlPr>
                              <w:rPr>
                                <w:rFonts w:ascii="Cambria Math" w:eastAsiaTheme="minorHAnsi" w:hAnsi="Cambria Math" w:cs="Calibri"/>
                                <w:noProof/>
                                <w:kern w:val="2"/>
                                <w:sz w:val="16"/>
                                <w:szCs w:val="16"/>
                                <w:lang w:val="en-US"/>
                                <w14:ligatures w14:val="standardContextual"/>
                              </w:rPr>
                            </m:ctrlPr>
                          </m:sSubPr>
                          <m:e>
                            <m:r>
                              <m:rPr>
                                <m:sty m:val="p"/>
                              </m:rPr>
                              <w:rPr>
                                <w:rFonts w:ascii="Cambria Math" w:hAnsi="Cambria Math" w:cs="Calibri"/>
                                <w:noProof/>
                                <w:sz w:val="16"/>
                                <w:szCs w:val="16"/>
                                <w:lang w:val="en-US"/>
                              </w:rPr>
                              <m:t>p</m:t>
                            </m:r>
                          </m:e>
                          <m:sub>
                            <m:r>
                              <m:rPr>
                                <m:sty m:val="p"/>
                              </m:rPr>
                              <w:rPr>
                                <w:rFonts w:ascii="Cambria Math" w:hAnsi="Cambria Math" w:cs="Calibri"/>
                                <w:noProof/>
                                <w:sz w:val="16"/>
                                <w:szCs w:val="16"/>
                                <w:lang w:val="en-US"/>
                              </w:rPr>
                              <m:t>1</m:t>
                            </m:r>
                          </m:sub>
                        </m:sSub>
                        <m:d>
                          <m:dPr>
                            <m:ctrlPr>
                              <w:rPr>
                                <w:rFonts w:ascii="Cambria Math" w:hAnsi="Cambria Math" w:cs="Calibri"/>
                                <w:noProof/>
                                <w:sz w:val="16"/>
                                <w:szCs w:val="16"/>
                                <w:lang w:val="en-US"/>
                              </w:rPr>
                            </m:ctrlPr>
                          </m:dPr>
                          <m:e>
                            <m:r>
                              <m:rPr>
                                <m:sty m:val="p"/>
                              </m:rPr>
                              <w:rPr>
                                <w:rFonts w:ascii="Cambria Math" w:hAnsi="Cambria Math" w:cs="Calibri"/>
                                <w:noProof/>
                                <w:sz w:val="16"/>
                                <w:szCs w:val="16"/>
                                <w:lang w:val="en-US"/>
                              </w:rPr>
                              <m:t>t</m:t>
                            </m:r>
                          </m:e>
                        </m:d>
                        <m:r>
                          <m:rPr>
                            <m:sty m:val="p"/>
                          </m:rPr>
                          <w:rPr>
                            <w:rFonts w:ascii="Cambria Math" w:hAnsi="Cambria Math" w:cs="Calibri"/>
                            <w:noProof/>
                            <w:sz w:val="16"/>
                            <w:szCs w:val="16"/>
                            <w:lang w:val="en-US"/>
                          </w:rPr>
                          <m:t>-</m:t>
                        </m:r>
                        <m:sSub>
                          <m:sSubPr>
                            <m:ctrlPr>
                              <w:rPr>
                                <w:rFonts w:ascii="Cambria Math" w:eastAsiaTheme="minorHAnsi" w:hAnsi="Cambria Math" w:cs="Calibri"/>
                                <w:noProof/>
                                <w:kern w:val="2"/>
                                <w:sz w:val="16"/>
                                <w:szCs w:val="16"/>
                                <w:lang w:val="en-US"/>
                                <w14:ligatures w14:val="standardContextual"/>
                              </w:rPr>
                            </m:ctrlPr>
                          </m:sSubPr>
                          <m:e>
                            <m:r>
                              <m:rPr>
                                <m:sty m:val="p"/>
                              </m:rPr>
                              <w:rPr>
                                <w:rFonts w:ascii="Cambria Math" w:hAnsi="Cambria Math" w:cs="Calibri"/>
                                <w:noProof/>
                                <w:sz w:val="16"/>
                                <w:szCs w:val="16"/>
                                <w:lang w:val="en-US"/>
                              </w:rPr>
                              <m:t>p</m:t>
                            </m:r>
                          </m:e>
                          <m:sub>
                            <m:r>
                              <m:rPr>
                                <m:sty m:val="p"/>
                              </m:rPr>
                              <w:rPr>
                                <w:rFonts w:ascii="Cambria Math" w:hAnsi="Cambria Math" w:cs="Calibri"/>
                                <w:noProof/>
                                <w:sz w:val="16"/>
                                <w:szCs w:val="16"/>
                                <w:lang w:val="en-US"/>
                              </w:rPr>
                              <m:t>2</m:t>
                            </m:r>
                          </m:sub>
                        </m:sSub>
                        <m:d>
                          <m:dPr>
                            <m:ctrlPr>
                              <w:rPr>
                                <w:rFonts w:ascii="Cambria Math" w:hAnsi="Cambria Math" w:cs="Calibri"/>
                                <w:noProof/>
                                <w:sz w:val="16"/>
                                <w:szCs w:val="16"/>
                                <w:lang w:val="en-US"/>
                              </w:rPr>
                            </m:ctrlPr>
                          </m:dPr>
                          <m:e>
                            <m:r>
                              <m:rPr>
                                <m:sty m:val="p"/>
                              </m:rPr>
                              <w:rPr>
                                <w:rFonts w:ascii="Cambria Math" w:hAnsi="Cambria Math" w:cs="Calibri"/>
                                <w:noProof/>
                                <w:sz w:val="16"/>
                                <w:szCs w:val="16"/>
                                <w:lang w:val="en-US"/>
                              </w:rPr>
                              <m:t>t</m:t>
                            </m:r>
                          </m:e>
                        </m:d>
                        <m:ctrlPr>
                          <w:rPr>
                            <w:rFonts w:ascii="Cambria Math" w:eastAsia="Cambria Math" w:hAnsi="Cambria Math" w:cs="Calibri"/>
                            <w:noProof/>
                            <w:sz w:val="16"/>
                            <w:szCs w:val="16"/>
                            <w:lang w:val="en-US"/>
                          </w:rPr>
                        </m:ctrlPr>
                      </m:e>
                      <m:e>
                        <m:r>
                          <w:rPr>
                            <w:rFonts w:ascii="Cambria Math" w:eastAsia="Cambria Math" w:hAnsi="Cambria Math" w:cs="Calibri"/>
                            <w:noProof/>
                            <w:sz w:val="16"/>
                            <w:szCs w:val="16"/>
                            <w:lang w:val="en-US"/>
                          </w:rPr>
                          <m:t xml:space="preserve">  </m:t>
                        </m:r>
                        <m:ctrlPr>
                          <w:rPr>
                            <w:rFonts w:ascii="Cambria Math" w:eastAsia="Cambria Math" w:hAnsi="Cambria Math" w:cs="Calibri"/>
                            <w:noProof/>
                            <w:sz w:val="16"/>
                            <w:szCs w:val="16"/>
                            <w:lang w:val="en-US"/>
                          </w:rPr>
                        </m:ctrlPr>
                      </m:e>
                      <m:e>
                        <m:r>
                          <m:rPr>
                            <m:sty m:val="p"/>
                          </m:rPr>
                          <w:rPr>
                            <w:rFonts w:ascii="Cambria Math" w:hAnsi="Cambria Math" w:cs="Calibri"/>
                            <w:noProof/>
                            <w:sz w:val="16"/>
                            <w:szCs w:val="16"/>
                            <w:lang w:val="en-US"/>
                          </w:rPr>
                          <m:t>p1</m:t>
                        </m:r>
                        <m:d>
                          <m:dPr>
                            <m:ctrlPr>
                              <w:rPr>
                                <w:rFonts w:ascii="Cambria Math" w:hAnsi="Cambria Math" w:cs="Calibri"/>
                                <w:noProof/>
                                <w:sz w:val="16"/>
                                <w:szCs w:val="16"/>
                                <w:lang w:val="en-US"/>
                              </w:rPr>
                            </m:ctrlPr>
                          </m:dPr>
                          <m:e>
                            <m:r>
                              <m:rPr>
                                <m:sty m:val="p"/>
                              </m:rPr>
                              <w:rPr>
                                <w:rFonts w:ascii="Cambria Math" w:hAnsi="Cambria Math" w:cs="Calibri"/>
                                <w:noProof/>
                                <w:sz w:val="16"/>
                                <w:szCs w:val="16"/>
                                <w:lang w:val="en-US"/>
                              </w:rPr>
                              <m:t>t</m:t>
                            </m:r>
                          </m:e>
                        </m:d>
                        <m:r>
                          <m:rPr>
                            <m:sty m:val="p"/>
                          </m:rPr>
                          <w:rPr>
                            <w:rFonts w:ascii="Cambria Math" w:hAnsi="Cambria Math" w:cs="Calibri"/>
                            <w:noProof/>
                            <w:sz w:val="16"/>
                            <w:szCs w:val="16"/>
                            <w:lang w:val="en-US"/>
                          </w:rPr>
                          <m:t>-p2</m:t>
                        </m:r>
                        <m:d>
                          <m:dPr>
                            <m:ctrlPr>
                              <w:rPr>
                                <w:rFonts w:ascii="Cambria Math" w:hAnsi="Cambria Math" w:cs="Calibri"/>
                                <w:noProof/>
                                <w:sz w:val="16"/>
                                <w:szCs w:val="16"/>
                                <w:lang w:val="en-US"/>
                              </w:rPr>
                            </m:ctrlPr>
                          </m:dPr>
                          <m:e>
                            <m:r>
                              <m:rPr>
                                <m:sty m:val="p"/>
                              </m:rPr>
                              <w:rPr>
                                <w:rFonts w:ascii="Cambria Math" w:hAnsi="Cambria Math" w:cs="Calibri"/>
                                <w:noProof/>
                                <w:sz w:val="16"/>
                                <w:szCs w:val="16"/>
                                <w:lang w:val="en-US"/>
                              </w:rPr>
                              <m:t>t</m:t>
                            </m:r>
                          </m:e>
                        </m:d>
                        <m:r>
                          <m:rPr>
                            <m:sty m:val="p"/>
                          </m:rPr>
                          <w:rPr>
                            <w:rFonts w:ascii="Cambria Math" w:hAnsi="Cambria Math" w:cs="Calibri"/>
                            <w:noProof/>
                            <w:sz w:val="16"/>
                            <w:szCs w:val="16"/>
                            <w:lang w:val="en-US"/>
                          </w:rPr>
                          <m:t>&lt;0</m:t>
                        </m:r>
                        <m:ctrlPr>
                          <w:rPr>
                            <w:rFonts w:ascii="Cambria Math" w:eastAsia="Cambria Math" w:hAnsi="Cambria Math" w:cs="Calibri"/>
                            <w:noProof/>
                            <w:sz w:val="16"/>
                            <w:szCs w:val="16"/>
                            <w:lang w:val="en-US"/>
                          </w:rPr>
                        </m:ctrlPr>
                      </m:e>
                      <m:e>
                        <m:sSub>
                          <m:sSubPr>
                            <m:ctrlPr>
                              <w:rPr>
                                <w:rFonts w:ascii="Cambria Math" w:eastAsiaTheme="minorHAnsi" w:hAnsi="Cambria Math" w:cs="Calibri"/>
                                <w:noProof/>
                                <w:kern w:val="2"/>
                                <w:sz w:val="16"/>
                                <w:szCs w:val="16"/>
                                <w:lang w:val="en-US"/>
                                <w14:ligatures w14:val="standardContextual"/>
                              </w:rPr>
                            </m:ctrlPr>
                          </m:sSubPr>
                          <m:e>
                            <m:r>
                              <m:rPr>
                                <m:sty m:val="p"/>
                              </m:rPr>
                              <w:rPr>
                                <w:rFonts w:ascii="Cambria Math" w:hAnsi="Cambria Math" w:cs="Calibri"/>
                                <w:noProof/>
                                <w:sz w:val="16"/>
                                <w:szCs w:val="16"/>
                                <w:lang w:val="en-US"/>
                              </w:rPr>
                              <m:t>-K</m:t>
                            </m:r>
                          </m:e>
                          <m:sub>
                            <m:r>
                              <m:rPr>
                                <m:sty m:val="p"/>
                              </m:rPr>
                              <w:rPr>
                                <w:rFonts w:ascii="Cambria Math" w:hAnsi="Cambria Math" w:cs="Calibri"/>
                                <w:noProof/>
                                <w:sz w:val="16"/>
                                <w:szCs w:val="16"/>
                                <w:lang w:val="en-US"/>
                              </w:rPr>
                              <m:t>1</m:t>
                            </m:r>
                          </m:sub>
                        </m:sSub>
                        <m:sSup>
                          <m:sSupPr>
                            <m:ctrlPr>
                              <w:rPr>
                                <w:rFonts w:ascii="Cambria Math" w:eastAsiaTheme="minorHAnsi" w:hAnsi="Cambria Math" w:cs="Calibri"/>
                                <w:noProof/>
                                <w:kern w:val="2"/>
                                <w:sz w:val="16"/>
                                <w:szCs w:val="16"/>
                                <w:lang w:val="en-US"/>
                                <w14:ligatures w14:val="standardContextual"/>
                              </w:rPr>
                            </m:ctrlPr>
                          </m:sSupPr>
                          <m:e>
                            <m:r>
                              <m:rPr>
                                <m:sty m:val="p"/>
                              </m:rPr>
                              <w:rPr>
                                <w:rFonts w:ascii="Cambria Math" w:hAnsi="Cambria Math" w:cs="Calibri"/>
                                <w:noProof/>
                                <w:sz w:val="16"/>
                                <w:szCs w:val="16"/>
                                <w:lang w:val="en-US"/>
                              </w:rPr>
                              <m:t>f</m:t>
                            </m:r>
                            <m:d>
                              <m:dPr>
                                <m:ctrlPr>
                                  <w:rPr>
                                    <w:rFonts w:ascii="Cambria Math" w:hAnsi="Cambria Math" w:cs="Calibri"/>
                                    <w:noProof/>
                                    <w:sz w:val="16"/>
                                    <w:szCs w:val="16"/>
                                    <w:lang w:val="en-US"/>
                                  </w:rPr>
                                </m:ctrlPr>
                              </m:dPr>
                              <m:e>
                                <m:r>
                                  <m:rPr>
                                    <m:sty m:val="p"/>
                                  </m:rPr>
                                  <w:rPr>
                                    <w:rFonts w:ascii="Cambria Math" w:hAnsi="Cambria Math" w:cs="Calibri"/>
                                    <w:noProof/>
                                    <w:sz w:val="16"/>
                                    <w:szCs w:val="16"/>
                                    <w:lang w:val="en-US"/>
                                  </w:rPr>
                                  <m:t>t</m:t>
                                </m:r>
                              </m:e>
                            </m:d>
                          </m:e>
                          <m:sup>
                            <m:r>
                              <m:rPr>
                                <m:sty m:val="p"/>
                              </m:rPr>
                              <w:rPr>
                                <w:rFonts w:ascii="Cambria Math" w:hAnsi="Cambria Math" w:cs="Calibri"/>
                                <w:noProof/>
                                <w:sz w:val="16"/>
                                <w:szCs w:val="16"/>
                                <w:lang w:val="en-US"/>
                              </w:rPr>
                              <m:t>2</m:t>
                            </m:r>
                          </m:sup>
                        </m:sSup>
                        <m:r>
                          <m:rPr>
                            <m:sty m:val="p"/>
                          </m:rPr>
                          <w:rPr>
                            <w:rFonts w:ascii="Cambria Math" w:hAnsi="Cambria Math" w:cs="Calibri"/>
                            <w:noProof/>
                            <w:sz w:val="16"/>
                            <w:szCs w:val="16"/>
                            <w:lang w:val="en-US"/>
                          </w:rPr>
                          <m:t>+</m:t>
                        </m:r>
                        <m:sSub>
                          <m:sSubPr>
                            <m:ctrlPr>
                              <w:rPr>
                                <w:rFonts w:ascii="Cambria Math" w:eastAsiaTheme="minorHAnsi" w:hAnsi="Cambria Math" w:cs="Calibri"/>
                                <w:noProof/>
                                <w:kern w:val="2"/>
                                <w:sz w:val="16"/>
                                <w:szCs w:val="16"/>
                                <w:lang w:val="en-US"/>
                                <w14:ligatures w14:val="standardContextual"/>
                              </w:rPr>
                            </m:ctrlPr>
                          </m:sSubPr>
                          <m:e>
                            <m:r>
                              <m:rPr>
                                <m:sty m:val="p"/>
                              </m:rPr>
                              <w:rPr>
                                <w:rFonts w:ascii="Cambria Math" w:hAnsi="Cambria Math" w:cs="Calibri"/>
                                <w:noProof/>
                                <w:sz w:val="16"/>
                                <w:szCs w:val="16"/>
                                <w:lang w:val="en-US"/>
                              </w:rPr>
                              <m:t>R</m:t>
                            </m:r>
                          </m:e>
                          <m:sub>
                            <m:r>
                              <m:rPr>
                                <m:sty m:val="p"/>
                              </m:rPr>
                              <w:rPr>
                                <w:rFonts w:ascii="Cambria Math" w:hAnsi="Cambria Math" w:cs="Calibri"/>
                                <w:noProof/>
                                <w:sz w:val="16"/>
                                <w:szCs w:val="16"/>
                                <w:lang w:val="en-US"/>
                              </w:rPr>
                              <m:t>r</m:t>
                            </m:r>
                          </m:sub>
                        </m:sSub>
                        <m:r>
                          <m:rPr>
                            <m:sty m:val="p"/>
                          </m:rPr>
                          <w:rPr>
                            <w:rFonts w:ascii="Cambria Math" w:hAnsi="Cambria Math" w:cs="Calibri"/>
                            <w:noProof/>
                            <w:sz w:val="16"/>
                            <w:szCs w:val="16"/>
                            <w:lang w:val="en-US"/>
                          </w:rPr>
                          <m:t>f</m:t>
                        </m:r>
                        <m:d>
                          <m:dPr>
                            <m:ctrlPr>
                              <w:rPr>
                                <w:rFonts w:ascii="Cambria Math" w:hAnsi="Cambria Math" w:cs="Calibri"/>
                                <w:noProof/>
                                <w:sz w:val="16"/>
                                <w:szCs w:val="16"/>
                                <w:lang w:val="en-US"/>
                              </w:rPr>
                            </m:ctrlPr>
                          </m:dPr>
                          <m:e>
                            <m:r>
                              <m:rPr>
                                <m:sty m:val="p"/>
                              </m:rPr>
                              <w:rPr>
                                <w:rFonts w:ascii="Cambria Math" w:hAnsi="Cambria Math" w:cs="Calibri"/>
                                <w:noProof/>
                                <w:sz w:val="16"/>
                                <w:szCs w:val="16"/>
                                <w:lang w:val="en-US"/>
                              </w:rPr>
                              <m:t>t</m:t>
                            </m:r>
                          </m:e>
                        </m:d>
                        <m:r>
                          <m:rPr>
                            <m:sty m:val="p"/>
                          </m:rPr>
                          <w:rPr>
                            <w:rFonts w:ascii="Cambria Math" w:hAnsi="Cambria Math" w:cs="Calibri"/>
                            <w:noProof/>
                            <w:sz w:val="16"/>
                            <w:szCs w:val="16"/>
                            <w:lang w:val="en-US"/>
                          </w:rPr>
                          <m:t>=</m:t>
                        </m:r>
                        <m:sSub>
                          <m:sSubPr>
                            <m:ctrlPr>
                              <w:rPr>
                                <w:rFonts w:ascii="Cambria Math" w:eastAsiaTheme="minorHAnsi" w:hAnsi="Cambria Math" w:cs="Calibri"/>
                                <w:noProof/>
                                <w:kern w:val="2"/>
                                <w:sz w:val="16"/>
                                <w:szCs w:val="16"/>
                                <w:lang w:val="en-US"/>
                                <w14:ligatures w14:val="standardContextual"/>
                              </w:rPr>
                            </m:ctrlPr>
                          </m:sSubPr>
                          <m:e>
                            <m:r>
                              <m:rPr>
                                <m:sty m:val="p"/>
                              </m:rPr>
                              <w:rPr>
                                <w:rFonts w:ascii="Cambria Math" w:hAnsi="Cambria Math" w:cs="Calibri"/>
                                <w:noProof/>
                                <w:sz w:val="16"/>
                                <w:szCs w:val="16"/>
                                <w:lang w:val="en-US"/>
                              </w:rPr>
                              <m:t>p</m:t>
                            </m:r>
                          </m:e>
                          <m:sub>
                            <m:r>
                              <m:rPr>
                                <m:sty m:val="p"/>
                              </m:rPr>
                              <w:rPr>
                                <w:rFonts w:ascii="Cambria Math" w:hAnsi="Cambria Math" w:cs="Calibri"/>
                                <w:noProof/>
                                <w:sz w:val="16"/>
                                <w:szCs w:val="16"/>
                                <w:lang w:val="en-US"/>
                              </w:rPr>
                              <m:t>1</m:t>
                            </m:r>
                          </m:sub>
                        </m:sSub>
                        <m:d>
                          <m:dPr>
                            <m:ctrlPr>
                              <w:rPr>
                                <w:rFonts w:ascii="Cambria Math" w:hAnsi="Cambria Math" w:cs="Calibri"/>
                                <w:noProof/>
                                <w:sz w:val="16"/>
                                <w:szCs w:val="16"/>
                                <w:lang w:val="en-US"/>
                              </w:rPr>
                            </m:ctrlPr>
                          </m:dPr>
                          <m:e>
                            <m:r>
                              <m:rPr>
                                <m:sty m:val="p"/>
                              </m:rPr>
                              <w:rPr>
                                <w:rFonts w:ascii="Cambria Math" w:hAnsi="Cambria Math" w:cs="Calibri"/>
                                <w:noProof/>
                                <w:sz w:val="16"/>
                                <w:szCs w:val="16"/>
                                <w:lang w:val="en-US"/>
                              </w:rPr>
                              <m:t>t</m:t>
                            </m:r>
                          </m:e>
                        </m:d>
                        <m:r>
                          <m:rPr>
                            <m:sty m:val="p"/>
                          </m:rPr>
                          <w:rPr>
                            <w:rFonts w:ascii="Cambria Math" w:hAnsi="Cambria Math" w:cs="Calibri"/>
                            <w:noProof/>
                            <w:sz w:val="16"/>
                            <w:szCs w:val="16"/>
                            <w:lang w:val="en-US"/>
                          </w:rPr>
                          <m:t>-</m:t>
                        </m:r>
                        <m:sSub>
                          <m:sSubPr>
                            <m:ctrlPr>
                              <w:rPr>
                                <w:rFonts w:ascii="Cambria Math" w:eastAsiaTheme="minorHAnsi" w:hAnsi="Cambria Math" w:cs="Calibri"/>
                                <w:noProof/>
                                <w:kern w:val="2"/>
                                <w:sz w:val="16"/>
                                <w:szCs w:val="16"/>
                                <w:lang w:val="en-US"/>
                                <w14:ligatures w14:val="standardContextual"/>
                              </w:rPr>
                            </m:ctrlPr>
                          </m:sSubPr>
                          <m:e>
                            <m:r>
                              <m:rPr>
                                <m:sty m:val="p"/>
                              </m:rPr>
                              <w:rPr>
                                <w:rFonts w:ascii="Cambria Math" w:hAnsi="Cambria Math" w:cs="Calibri"/>
                                <w:noProof/>
                                <w:sz w:val="16"/>
                                <w:szCs w:val="16"/>
                                <w:lang w:val="en-US"/>
                              </w:rPr>
                              <m:t>p</m:t>
                            </m:r>
                          </m:e>
                          <m:sub>
                            <m:r>
                              <m:rPr>
                                <m:sty m:val="p"/>
                              </m:rPr>
                              <w:rPr>
                                <w:rFonts w:ascii="Cambria Math" w:hAnsi="Cambria Math" w:cs="Calibri"/>
                                <w:noProof/>
                                <w:sz w:val="16"/>
                                <w:szCs w:val="16"/>
                                <w:lang w:val="en-US"/>
                              </w:rPr>
                              <m:t>2</m:t>
                            </m:r>
                          </m:sub>
                        </m:sSub>
                        <m:d>
                          <m:dPr>
                            <m:ctrlPr>
                              <w:rPr>
                                <w:rFonts w:ascii="Cambria Math" w:hAnsi="Cambria Math" w:cs="Calibri"/>
                                <w:noProof/>
                                <w:sz w:val="16"/>
                                <w:szCs w:val="16"/>
                                <w:lang w:val="en-US"/>
                              </w:rPr>
                            </m:ctrlPr>
                          </m:dPr>
                          <m:e>
                            <m:r>
                              <m:rPr>
                                <m:sty m:val="p"/>
                              </m:rPr>
                              <w:rPr>
                                <w:rFonts w:ascii="Cambria Math" w:hAnsi="Cambria Math" w:cs="Calibri"/>
                                <w:noProof/>
                                <w:sz w:val="16"/>
                                <w:szCs w:val="16"/>
                                <w:lang w:val="en-US"/>
                              </w:rPr>
                              <m:t>t</m:t>
                            </m:r>
                          </m:e>
                        </m:d>
                      </m:e>
                    </m:eqArr>
                  </m:e>
                </m:d>
              </m:oMath>
            </m:oMathPara>
          </w:p>
        </w:tc>
      </w:tr>
      <w:tr w:rsidR="003D4A22" w:rsidRPr="000B3348" w14:paraId="5076C759" w14:textId="77777777" w:rsidTr="000E2AFB">
        <w:trPr>
          <w:trHeight w:val="1814"/>
        </w:trPr>
        <w:tc>
          <w:tcPr>
            <w:tcW w:w="692" w:type="pct"/>
            <w:vAlign w:val="center"/>
          </w:tcPr>
          <w:p w14:paraId="4E1F5DD3"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Valve</w:t>
            </w:r>
          </w:p>
          <w:p w14:paraId="245F586C"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Eq. 5</w:t>
            </w:r>
          </w:p>
        </w:tc>
        <w:tc>
          <w:tcPr>
            <w:tcW w:w="844" w:type="pct"/>
            <w:vAlign w:val="center"/>
          </w:tcPr>
          <w:p w14:paraId="78CFE8DE"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rPr>
              <w:drawing>
                <wp:inline distT="0" distB="0" distL="0" distR="0" wp14:anchorId="78AE9B93" wp14:editId="5D93443F">
                  <wp:extent cx="855133" cy="461374"/>
                  <wp:effectExtent l="0" t="0" r="0" b="0"/>
                  <wp:docPr id="1250394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394668" name=""/>
                          <pic:cNvPicPr/>
                        </pic:nvPicPr>
                        <pic:blipFill rotWithShape="1">
                          <a:blip r:embed="rId22"/>
                          <a:srcRect l="-604" t="-1141" r="-604" b="-1141"/>
                          <a:stretch/>
                        </pic:blipFill>
                        <pic:spPr>
                          <a:xfrm>
                            <a:off x="0" y="0"/>
                            <a:ext cx="914512" cy="493411"/>
                          </a:xfrm>
                          <a:prstGeom prst="rect">
                            <a:avLst/>
                          </a:prstGeom>
                        </pic:spPr>
                      </pic:pic>
                    </a:graphicData>
                  </a:graphic>
                </wp:inline>
              </w:drawing>
            </w:r>
          </w:p>
        </w:tc>
        <w:tc>
          <w:tcPr>
            <w:tcW w:w="1142" w:type="pct"/>
            <w:vAlign w:val="center"/>
          </w:tcPr>
          <w:p w14:paraId="5B259158"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rPr>
              <w:drawing>
                <wp:inline distT="0" distB="0" distL="0" distR="0" wp14:anchorId="75AE09AA" wp14:editId="30B5A45D">
                  <wp:extent cx="1008359" cy="935501"/>
                  <wp:effectExtent l="0" t="0" r="0" b="0"/>
                  <wp:docPr id="2111184070" name="Graphic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184070" name="Graphic 2111184070"/>
                          <pic:cNvPicPr/>
                        </pic:nvPicPr>
                        <pic:blipFill>
                          <a:blip r:embed="rId23">
                            <a:extLst>
                              <a:ext uri="{96DAC541-7B7A-43D3-8B79-37D633B846F1}">
                                <asvg:svgBlip xmlns:asvg="http://schemas.microsoft.com/office/drawing/2016/SVG/main" r:embed="rId24"/>
                              </a:ext>
                            </a:extLst>
                          </a:blip>
                          <a:stretch>
                            <a:fillRect/>
                          </a:stretch>
                        </pic:blipFill>
                        <pic:spPr>
                          <a:xfrm>
                            <a:off x="0" y="0"/>
                            <a:ext cx="1015158" cy="941809"/>
                          </a:xfrm>
                          <a:prstGeom prst="rect">
                            <a:avLst/>
                          </a:prstGeom>
                        </pic:spPr>
                      </pic:pic>
                    </a:graphicData>
                  </a:graphic>
                </wp:inline>
              </w:drawing>
            </w:r>
          </w:p>
        </w:tc>
        <w:tc>
          <w:tcPr>
            <w:tcW w:w="2321" w:type="pct"/>
            <w:vAlign w:val="center"/>
          </w:tcPr>
          <w:p w14:paraId="4B45D12F" w14:textId="77777777" w:rsidR="003D4A22" w:rsidRPr="000B3348" w:rsidRDefault="00000000" w:rsidP="00E26FD8">
            <w:pPr>
              <w:pStyle w:val="NoSpacing"/>
              <w:spacing w:before="0"/>
              <w:jc w:val="both"/>
              <w:rPr>
                <w:rFonts w:ascii="Calibri" w:hAnsi="Calibri" w:cs="Calibri"/>
                <w:noProof/>
                <w:sz w:val="16"/>
                <w:szCs w:val="16"/>
                <w:lang w:val="en-US"/>
              </w:rPr>
            </w:pPr>
            <m:oMathPara>
              <m:oMathParaPr>
                <m:jc m:val="left"/>
              </m:oMathParaPr>
              <m:oMath>
                <m:d>
                  <m:dPr>
                    <m:begChr m:val="{"/>
                    <m:endChr m:val=""/>
                    <m:ctrlPr>
                      <w:rPr>
                        <w:rFonts w:ascii="Cambria Math" w:eastAsiaTheme="minorHAnsi" w:hAnsi="Cambria Math" w:cs="Calibri"/>
                        <w:i/>
                        <w:noProof/>
                        <w:kern w:val="2"/>
                        <w:sz w:val="16"/>
                        <w:szCs w:val="16"/>
                        <w:lang w:val="en-US"/>
                        <w14:ligatures w14:val="standardContextual"/>
                      </w:rPr>
                    </m:ctrlPr>
                  </m:dPr>
                  <m:e>
                    <m:eqArr>
                      <m:eqArrPr>
                        <m:ctrlPr>
                          <w:rPr>
                            <w:rFonts w:ascii="Cambria Math" w:eastAsiaTheme="minorHAnsi" w:hAnsi="Cambria Math" w:cs="Calibri"/>
                            <w:i/>
                            <w:noProof/>
                            <w:kern w:val="2"/>
                            <w:sz w:val="16"/>
                            <w:szCs w:val="16"/>
                            <w:lang w:val="en-US"/>
                            <w14:ligatures w14:val="standardContextual"/>
                          </w:rPr>
                        </m:ctrlPr>
                      </m:eqArrPr>
                      <m:e>
                        <m:r>
                          <w:rPr>
                            <w:rFonts w:ascii="Cambria Math" w:hAnsi="Cambria Math" w:cs="Calibri"/>
                            <w:noProof/>
                            <w:sz w:val="16"/>
                            <w:szCs w:val="16"/>
                            <w:lang w:val="en-US"/>
                          </w:rPr>
                          <m:t>p1</m:t>
                        </m:r>
                        <m:d>
                          <m:dPr>
                            <m:ctrlPr>
                              <w:rPr>
                                <w:rFonts w:ascii="Cambria Math" w:hAnsi="Cambria Math" w:cs="Calibri"/>
                                <w:i/>
                                <w:noProof/>
                                <w:sz w:val="16"/>
                                <w:szCs w:val="16"/>
                                <w:lang w:val="en-US"/>
                              </w:rPr>
                            </m:ctrlPr>
                          </m:dPr>
                          <m:e>
                            <m:r>
                              <w:rPr>
                                <w:rFonts w:ascii="Cambria Math" w:hAnsi="Cambria Math" w:cs="Calibri"/>
                                <w:noProof/>
                                <w:sz w:val="16"/>
                                <w:szCs w:val="16"/>
                                <w:lang w:val="en-US"/>
                              </w:rPr>
                              <m:t>t</m:t>
                            </m:r>
                          </m:e>
                        </m:d>
                        <m:r>
                          <w:rPr>
                            <w:rFonts w:ascii="Cambria Math" w:hAnsi="Cambria Math" w:cs="Calibri"/>
                            <w:noProof/>
                            <w:sz w:val="16"/>
                            <w:szCs w:val="16"/>
                            <w:lang w:val="en-US"/>
                          </w:rPr>
                          <m:t>-p2</m:t>
                        </m:r>
                        <m:d>
                          <m:dPr>
                            <m:ctrlPr>
                              <w:rPr>
                                <w:rFonts w:ascii="Cambria Math" w:hAnsi="Cambria Math" w:cs="Calibri"/>
                                <w:i/>
                                <w:noProof/>
                                <w:sz w:val="16"/>
                                <w:szCs w:val="16"/>
                                <w:lang w:val="en-US"/>
                              </w:rPr>
                            </m:ctrlPr>
                          </m:dPr>
                          <m:e>
                            <m:r>
                              <w:rPr>
                                <w:rFonts w:ascii="Cambria Math" w:hAnsi="Cambria Math" w:cs="Calibri"/>
                                <w:noProof/>
                                <w:sz w:val="16"/>
                                <w:szCs w:val="16"/>
                                <w:lang w:val="en-US"/>
                              </w:rPr>
                              <m:t>t</m:t>
                            </m:r>
                          </m:e>
                        </m:d>
                        <m:r>
                          <w:rPr>
                            <w:rFonts w:ascii="Cambria Math" w:hAnsi="Cambria Math" w:cs="Calibri"/>
                            <w:noProof/>
                            <w:sz w:val="16"/>
                            <w:szCs w:val="16"/>
                            <w:lang w:val="en-US"/>
                          </w:rPr>
                          <m:t xml:space="preserve">≥0 </m:t>
                        </m:r>
                      </m:e>
                      <m:e>
                        <m:sSub>
                          <m:sSubPr>
                            <m:ctrlPr>
                              <w:rPr>
                                <w:rFonts w:ascii="Cambria Math" w:eastAsiaTheme="minorHAnsi" w:hAnsi="Cambria Math" w:cs="Calibri"/>
                                <w:i/>
                                <w:noProof/>
                                <w:kern w:val="2"/>
                                <w:sz w:val="16"/>
                                <w:szCs w:val="16"/>
                                <w:lang w:val="en-US"/>
                                <w14:ligatures w14:val="standardContextual"/>
                              </w:rPr>
                            </m:ctrlPr>
                          </m:sSubPr>
                          <m:e>
                            <m:r>
                              <w:rPr>
                                <w:rFonts w:ascii="Cambria Math" w:hAnsi="Cambria Math" w:cs="Calibri"/>
                                <w:noProof/>
                                <w:sz w:val="16"/>
                                <w:szCs w:val="16"/>
                                <w:lang w:val="en-US"/>
                              </w:rPr>
                              <m:t>K</m:t>
                            </m:r>
                          </m:e>
                          <m:sub>
                            <m:r>
                              <w:rPr>
                                <w:rFonts w:ascii="Cambria Math" w:hAnsi="Cambria Math" w:cs="Calibri"/>
                                <w:noProof/>
                                <w:sz w:val="16"/>
                                <w:szCs w:val="16"/>
                                <w:lang w:val="en-US"/>
                              </w:rPr>
                              <m:t>1</m:t>
                            </m:r>
                          </m:sub>
                        </m:sSub>
                        <m:sSup>
                          <m:sSupPr>
                            <m:ctrlPr>
                              <w:rPr>
                                <w:rFonts w:ascii="Cambria Math" w:eastAsiaTheme="minorHAnsi" w:hAnsi="Cambria Math" w:cs="Calibri"/>
                                <w:i/>
                                <w:noProof/>
                                <w:kern w:val="2"/>
                                <w:sz w:val="16"/>
                                <w:szCs w:val="16"/>
                                <w:lang w:val="en-US"/>
                                <w14:ligatures w14:val="standardContextual"/>
                              </w:rPr>
                            </m:ctrlPr>
                          </m:sSupPr>
                          <m:e>
                            <m:r>
                              <w:rPr>
                                <w:rFonts w:ascii="Cambria Math" w:hAnsi="Cambria Math" w:cs="Calibri"/>
                                <w:noProof/>
                                <w:sz w:val="16"/>
                                <w:szCs w:val="16"/>
                                <w:lang w:val="en-US"/>
                              </w:rPr>
                              <m:t>f</m:t>
                            </m:r>
                            <m:d>
                              <m:dPr>
                                <m:ctrlPr>
                                  <w:rPr>
                                    <w:rFonts w:ascii="Cambria Math" w:hAnsi="Cambria Math" w:cs="Calibri"/>
                                    <w:i/>
                                    <w:noProof/>
                                    <w:sz w:val="16"/>
                                    <w:szCs w:val="16"/>
                                    <w:lang w:val="en-US"/>
                                  </w:rPr>
                                </m:ctrlPr>
                              </m:dPr>
                              <m:e>
                                <m:r>
                                  <w:rPr>
                                    <w:rFonts w:ascii="Cambria Math" w:hAnsi="Cambria Math" w:cs="Calibri"/>
                                    <w:noProof/>
                                    <w:sz w:val="16"/>
                                    <w:szCs w:val="16"/>
                                    <w:lang w:val="en-US"/>
                                  </w:rPr>
                                  <m:t>t</m:t>
                                </m:r>
                              </m:e>
                            </m:d>
                          </m:e>
                          <m:sup>
                            <m:r>
                              <w:rPr>
                                <w:rFonts w:ascii="Cambria Math" w:hAnsi="Cambria Math" w:cs="Calibri"/>
                                <w:noProof/>
                                <w:sz w:val="16"/>
                                <w:szCs w:val="16"/>
                                <w:lang w:val="en-US"/>
                              </w:rPr>
                              <m:t>2</m:t>
                            </m:r>
                          </m:sup>
                        </m:sSup>
                        <m:r>
                          <w:rPr>
                            <w:rFonts w:ascii="Cambria Math" w:hAnsi="Cambria Math" w:cs="Calibri"/>
                            <w:noProof/>
                            <w:sz w:val="16"/>
                            <w:szCs w:val="16"/>
                            <w:lang w:val="en-US"/>
                          </w:rPr>
                          <m:t>+</m:t>
                        </m:r>
                        <m:sSub>
                          <m:sSubPr>
                            <m:ctrlPr>
                              <w:rPr>
                                <w:rFonts w:ascii="Cambria Math" w:eastAsiaTheme="minorHAnsi" w:hAnsi="Cambria Math" w:cs="Calibri"/>
                                <w:i/>
                                <w:noProof/>
                                <w:kern w:val="2"/>
                                <w:sz w:val="16"/>
                                <w:szCs w:val="16"/>
                                <w:lang w:val="en-US"/>
                                <w14:ligatures w14:val="standardContextual"/>
                              </w:rPr>
                            </m:ctrlPr>
                          </m:sSubPr>
                          <m:e>
                            <m:r>
                              <w:rPr>
                                <w:rFonts w:ascii="Cambria Math" w:hAnsi="Cambria Math" w:cs="Calibri"/>
                                <w:noProof/>
                                <w:sz w:val="16"/>
                                <w:szCs w:val="16"/>
                                <w:lang w:val="en-US"/>
                              </w:rPr>
                              <m:t>R</m:t>
                            </m:r>
                          </m:e>
                          <m:sub>
                            <m:r>
                              <w:rPr>
                                <w:rFonts w:ascii="Cambria Math" w:hAnsi="Cambria Math" w:cs="Calibri"/>
                                <w:noProof/>
                                <w:sz w:val="16"/>
                                <w:szCs w:val="16"/>
                                <w:lang w:val="en-US"/>
                              </w:rPr>
                              <m:t>f</m:t>
                            </m:r>
                          </m:sub>
                        </m:sSub>
                        <m:r>
                          <w:rPr>
                            <w:rFonts w:ascii="Cambria Math" w:hAnsi="Cambria Math" w:cs="Calibri"/>
                            <w:noProof/>
                            <w:sz w:val="16"/>
                            <w:szCs w:val="16"/>
                            <w:lang w:val="en-US"/>
                          </w:rPr>
                          <m:t>f</m:t>
                        </m:r>
                        <m:d>
                          <m:dPr>
                            <m:ctrlPr>
                              <w:rPr>
                                <w:rFonts w:ascii="Cambria Math" w:hAnsi="Cambria Math" w:cs="Calibri"/>
                                <w:i/>
                                <w:noProof/>
                                <w:sz w:val="16"/>
                                <w:szCs w:val="16"/>
                                <w:lang w:val="en-US"/>
                              </w:rPr>
                            </m:ctrlPr>
                          </m:dPr>
                          <m:e>
                            <m:r>
                              <w:rPr>
                                <w:rFonts w:ascii="Cambria Math" w:hAnsi="Cambria Math" w:cs="Calibri"/>
                                <w:noProof/>
                                <w:sz w:val="16"/>
                                <w:szCs w:val="16"/>
                                <w:lang w:val="en-US"/>
                              </w:rPr>
                              <m:t>t</m:t>
                            </m:r>
                          </m:e>
                        </m:d>
                        <m:r>
                          <w:rPr>
                            <w:rFonts w:ascii="Cambria Math" w:hAnsi="Cambria Math" w:cs="Calibri"/>
                            <w:noProof/>
                            <w:sz w:val="16"/>
                            <w:szCs w:val="16"/>
                            <w:lang w:val="en-US"/>
                          </w:rPr>
                          <m:t>=</m:t>
                        </m:r>
                        <m:sSub>
                          <m:sSubPr>
                            <m:ctrlPr>
                              <w:rPr>
                                <w:rFonts w:ascii="Cambria Math" w:eastAsiaTheme="minorHAnsi" w:hAnsi="Cambria Math" w:cs="Calibri"/>
                                <w:i/>
                                <w:noProof/>
                                <w:kern w:val="2"/>
                                <w:sz w:val="16"/>
                                <w:szCs w:val="16"/>
                                <w:lang w:val="en-US"/>
                                <w14:ligatures w14:val="standardContextual"/>
                              </w:rPr>
                            </m:ctrlPr>
                          </m:sSubPr>
                          <m:e>
                            <m:r>
                              <w:rPr>
                                <w:rFonts w:ascii="Cambria Math" w:hAnsi="Cambria Math" w:cs="Calibri"/>
                                <w:noProof/>
                                <w:sz w:val="16"/>
                                <w:szCs w:val="16"/>
                                <w:lang w:val="en-US"/>
                              </w:rPr>
                              <m:t>p</m:t>
                            </m:r>
                          </m:e>
                          <m:sub>
                            <m:r>
                              <w:rPr>
                                <w:rFonts w:ascii="Cambria Math" w:hAnsi="Cambria Math" w:cs="Calibri"/>
                                <w:noProof/>
                                <w:sz w:val="16"/>
                                <w:szCs w:val="16"/>
                                <w:lang w:val="en-US"/>
                              </w:rPr>
                              <m:t>1</m:t>
                            </m:r>
                          </m:sub>
                        </m:sSub>
                        <m:d>
                          <m:dPr>
                            <m:ctrlPr>
                              <w:rPr>
                                <w:rFonts w:ascii="Cambria Math" w:hAnsi="Cambria Math" w:cs="Calibri"/>
                                <w:i/>
                                <w:noProof/>
                                <w:sz w:val="16"/>
                                <w:szCs w:val="16"/>
                                <w:lang w:val="en-US"/>
                              </w:rPr>
                            </m:ctrlPr>
                          </m:dPr>
                          <m:e>
                            <m:r>
                              <w:rPr>
                                <w:rFonts w:ascii="Cambria Math" w:hAnsi="Cambria Math" w:cs="Calibri"/>
                                <w:noProof/>
                                <w:sz w:val="16"/>
                                <w:szCs w:val="16"/>
                                <w:lang w:val="en-US"/>
                              </w:rPr>
                              <m:t>t</m:t>
                            </m:r>
                          </m:e>
                        </m:d>
                        <m:r>
                          <w:rPr>
                            <w:rFonts w:ascii="Cambria Math" w:hAnsi="Cambria Math" w:cs="Calibri"/>
                            <w:noProof/>
                            <w:sz w:val="16"/>
                            <w:szCs w:val="16"/>
                            <w:lang w:val="en-US"/>
                          </w:rPr>
                          <m:t>-</m:t>
                        </m:r>
                        <m:sSub>
                          <m:sSubPr>
                            <m:ctrlPr>
                              <w:rPr>
                                <w:rFonts w:ascii="Cambria Math" w:eastAsiaTheme="minorHAnsi" w:hAnsi="Cambria Math" w:cs="Calibri"/>
                                <w:i/>
                                <w:noProof/>
                                <w:kern w:val="2"/>
                                <w:sz w:val="16"/>
                                <w:szCs w:val="16"/>
                                <w:lang w:val="en-US"/>
                                <w14:ligatures w14:val="standardContextual"/>
                              </w:rPr>
                            </m:ctrlPr>
                          </m:sSubPr>
                          <m:e>
                            <m:r>
                              <w:rPr>
                                <w:rFonts w:ascii="Cambria Math" w:hAnsi="Cambria Math" w:cs="Calibri"/>
                                <w:noProof/>
                                <w:sz w:val="16"/>
                                <w:szCs w:val="16"/>
                                <w:lang w:val="en-US"/>
                              </w:rPr>
                              <m:t>p</m:t>
                            </m:r>
                          </m:e>
                          <m:sub>
                            <m:r>
                              <w:rPr>
                                <w:rFonts w:ascii="Cambria Math" w:hAnsi="Cambria Math" w:cs="Calibri"/>
                                <w:noProof/>
                                <w:sz w:val="16"/>
                                <w:szCs w:val="16"/>
                                <w:lang w:val="en-US"/>
                              </w:rPr>
                              <m:t>2</m:t>
                            </m:r>
                          </m:sub>
                        </m:sSub>
                        <m:d>
                          <m:dPr>
                            <m:ctrlPr>
                              <w:rPr>
                                <w:rFonts w:ascii="Cambria Math" w:hAnsi="Cambria Math" w:cs="Calibri"/>
                                <w:i/>
                                <w:noProof/>
                                <w:sz w:val="16"/>
                                <w:szCs w:val="16"/>
                                <w:lang w:val="en-US"/>
                              </w:rPr>
                            </m:ctrlPr>
                          </m:dPr>
                          <m:e>
                            <m:r>
                              <w:rPr>
                                <w:rFonts w:ascii="Cambria Math" w:hAnsi="Cambria Math" w:cs="Calibri"/>
                                <w:noProof/>
                                <w:sz w:val="16"/>
                                <w:szCs w:val="16"/>
                                <w:lang w:val="en-US"/>
                              </w:rPr>
                              <m:t>t</m:t>
                            </m:r>
                          </m:e>
                        </m:d>
                        <m:ctrlPr>
                          <w:rPr>
                            <w:rFonts w:ascii="Cambria Math" w:eastAsia="Cambria Math" w:hAnsi="Cambria Math" w:cs="Calibri"/>
                            <w:i/>
                            <w:noProof/>
                            <w:sz w:val="16"/>
                            <w:szCs w:val="16"/>
                            <w:lang w:val="en-US"/>
                          </w:rPr>
                        </m:ctrlPr>
                      </m:e>
                      <m:e>
                        <m:r>
                          <w:rPr>
                            <w:rFonts w:ascii="Cambria Math" w:eastAsia="Cambria Math" w:hAnsi="Cambria Math" w:cs="Calibri"/>
                            <w:noProof/>
                            <w:sz w:val="16"/>
                            <w:szCs w:val="16"/>
                            <w:lang w:val="en-US"/>
                          </w:rPr>
                          <m:t xml:space="preserve"> </m:t>
                        </m:r>
                        <m:ctrlPr>
                          <w:rPr>
                            <w:rFonts w:ascii="Cambria Math" w:eastAsia="Cambria Math" w:hAnsi="Cambria Math" w:cs="Calibri"/>
                            <w:i/>
                            <w:noProof/>
                            <w:sz w:val="16"/>
                            <w:szCs w:val="16"/>
                            <w:lang w:val="en-US"/>
                          </w:rPr>
                        </m:ctrlPr>
                      </m:e>
                      <m:e>
                        <m:r>
                          <w:rPr>
                            <w:rFonts w:ascii="Cambria Math" w:hAnsi="Cambria Math" w:cs="Calibri"/>
                            <w:noProof/>
                            <w:sz w:val="16"/>
                            <w:szCs w:val="16"/>
                            <w:lang w:val="en-US"/>
                          </w:rPr>
                          <m:t>p1</m:t>
                        </m:r>
                        <m:d>
                          <m:dPr>
                            <m:ctrlPr>
                              <w:rPr>
                                <w:rFonts w:ascii="Cambria Math" w:hAnsi="Cambria Math" w:cs="Calibri"/>
                                <w:i/>
                                <w:noProof/>
                                <w:sz w:val="16"/>
                                <w:szCs w:val="16"/>
                                <w:lang w:val="en-US"/>
                              </w:rPr>
                            </m:ctrlPr>
                          </m:dPr>
                          <m:e>
                            <m:r>
                              <w:rPr>
                                <w:rFonts w:ascii="Cambria Math" w:hAnsi="Cambria Math" w:cs="Calibri"/>
                                <w:noProof/>
                                <w:sz w:val="16"/>
                                <w:szCs w:val="16"/>
                                <w:lang w:val="en-US"/>
                              </w:rPr>
                              <m:t>t</m:t>
                            </m:r>
                          </m:e>
                        </m:d>
                        <m:r>
                          <w:rPr>
                            <w:rFonts w:ascii="Cambria Math" w:hAnsi="Cambria Math" w:cs="Calibri"/>
                            <w:noProof/>
                            <w:sz w:val="16"/>
                            <w:szCs w:val="16"/>
                            <w:lang w:val="en-US"/>
                          </w:rPr>
                          <m:t>-p2</m:t>
                        </m:r>
                        <m:d>
                          <m:dPr>
                            <m:ctrlPr>
                              <w:rPr>
                                <w:rFonts w:ascii="Cambria Math" w:hAnsi="Cambria Math" w:cs="Calibri"/>
                                <w:i/>
                                <w:noProof/>
                                <w:sz w:val="16"/>
                                <w:szCs w:val="16"/>
                                <w:lang w:val="en-US"/>
                              </w:rPr>
                            </m:ctrlPr>
                          </m:dPr>
                          <m:e>
                            <m:r>
                              <w:rPr>
                                <w:rFonts w:ascii="Cambria Math" w:hAnsi="Cambria Math" w:cs="Calibri"/>
                                <w:noProof/>
                                <w:sz w:val="16"/>
                                <w:szCs w:val="16"/>
                                <w:lang w:val="en-US"/>
                              </w:rPr>
                              <m:t>t</m:t>
                            </m:r>
                          </m:e>
                        </m:d>
                        <m:r>
                          <w:rPr>
                            <w:rFonts w:ascii="Cambria Math" w:hAnsi="Cambria Math" w:cs="Calibri"/>
                            <w:noProof/>
                            <w:sz w:val="16"/>
                            <w:szCs w:val="16"/>
                            <w:lang w:val="en-US"/>
                          </w:rPr>
                          <m:t>&lt;0</m:t>
                        </m:r>
                        <m:ctrlPr>
                          <w:rPr>
                            <w:rFonts w:ascii="Cambria Math" w:eastAsia="Cambria Math" w:hAnsi="Cambria Math" w:cs="Calibri"/>
                            <w:i/>
                            <w:noProof/>
                            <w:sz w:val="16"/>
                            <w:szCs w:val="16"/>
                            <w:lang w:val="en-US"/>
                          </w:rPr>
                        </m:ctrlPr>
                      </m:e>
                      <m:e>
                        <m:r>
                          <w:rPr>
                            <w:rFonts w:ascii="Cambria Math" w:hAnsi="Cambria Math" w:cs="Calibri"/>
                            <w:noProof/>
                            <w:sz w:val="16"/>
                            <w:szCs w:val="16"/>
                            <w:lang w:val="en-US"/>
                          </w:rPr>
                          <m:t>f</m:t>
                        </m:r>
                        <m:d>
                          <m:dPr>
                            <m:ctrlPr>
                              <w:rPr>
                                <w:rFonts w:ascii="Cambria Math" w:hAnsi="Cambria Math" w:cs="Calibri"/>
                                <w:i/>
                                <w:noProof/>
                                <w:sz w:val="16"/>
                                <w:szCs w:val="16"/>
                                <w:lang w:val="en-US"/>
                              </w:rPr>
                            </m:ctrlPr>
                          </m:dPr>
                          <m:e>
                            <m:r>
                              <w:rPr>
                                <w:rFonts w:ascii="Cambria Math" w:hAnsi="Cambria Math" w:cs="Calibri"/>
                                <w:noProof/>
                                <w:sz w:val="16"/>
                                <w:szCs w:val="16"/>
                                <w:lang w:val="en-US"/>
                              </w:rPr>
                              <m:t>t</m:t>
                            </m:r>
                          </m:e>
                        </m:d>
                        <m:r>
                          <w:rPr>
                            <w:rFonts w:ascii="Cambria Math" w:hAnsi="Cambria Math" w:cs="Calibri"/>
                            <w:noProof/>
                            <w:sz w:val="16"/>
                            <w:szCs w:val="16"/>
                            <w:lang w:val="en-US"/>
                          </w:rPr>
                          <m:t>=0, (</m:t>
                        </m:r>
                        <m:sSub>
                          <m:sSubPr>
                            <m:ctrlPr>
                              <w:rPr>
                                <w:rFonts w:ascii="Cambria Math" w:eastAsiaTheme="minorHAnsi" w:hAnsi="Cambria Math" w:cs="Calibri"/>
                                <w:i/>
                                <w:noProof/>
                                <w:kern w:val="2"/>
                                <w:sz w:val="16"/>
                                <w:szCs w:val="16"/>
                                <w:lang w:val="en-US"/>
                                <w14:ligatures w14:val="standardContextual"/>
                              </w:rPr>
                            </m:ctrlPr>
                          </m:sSubPr>
                          <m:e>
                            <m:r>
                              <w:rPr>
                                <w:rFonts w:ascii="Cambria Math" w:hAnsi="Cambria Math" w:cs="Calibri"/>
                                <w:noProof/>
                                <w:sz w:val="16"/>
                                <w:szCs w:val="16"/>
                                <w:lang w:val="en-US"/>
                              </w:rPr>
                              <m:t>R</m:t>
                            </m:r>
                          </m:e>
                          <m:sub>
                            <m:r>
                              <w:rPr>
                                <w:rFonts w:ascii="Cambria Math" w:hAnsi="Cambria Math" w:cs="Calibri"/>
                                <w:noProof/>
                                <w:sz w:val="16"/>
                                <w:szCs w:val="16"/>
                                <w:lang w:val="en-US"/>
                              </w:rPr>
                              <m:t>b</m:t>
                            </m:r>
                          </m:sub>
                        </m:sSub>
                        <m:r>
                          <w:rPr>
                            <w:rFonts w:ascii="Cambria Math" w:hAnsi="Cambria Math" w:cs="Calibri"/>
                            <w:noProof/>
                            <w:sz w:val="16"/>
                            <w:szCs w:val="16"/>
                            <w:lang w:val="en-US"/>
                          </w:rPr>
                          <m:t>=∞)</m:t>
                        </m:r>
                      </m:e>
                    </m:eqArr>
                  </m:e>
                </m:d>
              </m:oMath>
            </m:oMathPara>
          </w:p>
        </w:tc>
      </w:tr>
      <w:tr w:rsidR="003D4A22" w:rsidRPr="000B3348" w14:paraId="4E1FD251" w14:textId="77777777" w:rsidTr="000E2AFB">
        <w:trPr>
          <w:trHeight w:val="1814"/>
        </w:trPr>
        <w:tc>
          <w:tcPr>
            <w:tcW w:w="692" w:type="pct"/>
            <w:vAlign w:val="center"/>
          </w:tcPr>
          <w:p w14:paraId="77CA81E9"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Capacitance</w:t>
            </w:r>
          </w:p>
          <w:p w14:paraId="2EE6CD05"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Eq. 6</w:t>
            </w:r>
          </w:p>
        </w:tc>
        <w:tc>
          <w:tcPr>
            <w:tcW w:w="844" w:type="pct"/>
            <w:vAlign w:val="center"/>
          </w:tcPr>
          <w:p w14:paraId="6753F894" w14:textId="77777777" w:rsidR="003D4A22" w:rsidRPr="000B3348" w:rsidRDefault="003D4A22" w:rsidP="0050369C">
            <w:pPr>
              <w:pStyle w:val="NoSpacing"/>
              <w:spacing w:before="0"/>
              <w:jc w:val="center"/>
              <w:rPr>
                <w:rFonts w:ascii="Calibri" w:hAnsi="Calibri" w:cs="Calibri"/>
                <w:noProof/>
                <w:sz w:val="20"/>
                <w:szCs w:val="20"/>
                <w:lang w:val="en-US"/>
              </w:rPr>
            </w:pPr>
            <w:r w:rsidRPr="000B3348">
              <w:rPr>
                <w:rFonts w:ascii="Calibri" w:hAnsi="Calibri" w:cs="Calibri"/>
                <w:noProof/>
                <w:sz w:val="20"/>
                <w:szCs w:val="20"/>
              </w:rPr>
              <w:drawing>
                <wp:inline distT="0" distB="0" distL="0" distR="0" wp14:anchorId="436F42F3" wp14:editId="1E6842D7">
                  <wp:extent cx="606425" cy="684000"/>
                  <wp:effectExtent l="0" t="0" r="0" b="1905"/>
                  <wp:docPr id="1173857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857244" name=""/>
                          <pic:cNvPicPr/>
                        </pic:nvPicPr>
                        <pic:blipFill rotWithShape="1">
                          <a:blip r:embed="rId25"/>
                          <a:srcRect t="-4" r="-7062" b="108"/>
                          <a:stretch/>
                        </pic:blipFill>
                        <pic:spPr bwMode="auto">
                          <a:xfrm>
                            <a:off x="0" y="0"/>
                            <a:ext cx="653222" cy="736783"/>
                          </a:xfrm>
                          <a:prstGeom prst="rect">
                            <a:avLst/>
                          </a:prstGeom>
                          <a:ln>
                            <a:noFill/>
                          </a:ln>
                          <a:extLst>
                            <a:ext uri="{53640926-AAD7-44D8-BBD7-CCE9431645EC}">
                              <a14:shadowObscured xmlns:a14="http://schemas.microsoft.com/office/drawing/2010/main"/>
                            </a:ext>
                          </a:extLst>
                        </pic:spPr>
                      </pic:pic>
                    </a:graphicData>
                  </a:graphic>
                </wp:inline>
              </w:drawing>
            </w:r>
          </w:p>
        </w:tc>
        <w:tc>
          <w:tcPr>
            <w:tcW w:w="1142" w:type="pct"/>
            <w:vAlign w:val="center"/>
          </w:tcPr>
          <w:p w14:paraId="1B7435B6"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rPr>
              <w:drawing>
                <wp:inline distT="0" distB="0" distL="0" distR="0" wp14:anchorId="20D8EE6D" wp14:editId="3D3F878A">
                  <wp:extent cx="1177290" cy="951865"/>
                  <wp:effectExtent l="0" t="0" r="0" b="0"/>
                  <wp:docPr id="1591918060"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918060" name="Graphic 1591918060"/>
                          <pic:cNvPicPr/>
                        </pic:nvPicPr>
                        <pic:blipFill>
                          <a:blip r:embed="rId26">
                            <a:extLst>
                              <a:ext uri="{96DAC541-7B7A-43D3-8B79-37D633B846F1}">
                                <asvg:svgBlip xmlns:asvg="http://schemas.microsoft.com/office/drawing/2016/SVG/main" r:embed="rId27"/>
                              </a:ext>
                            </a:extLst>
                          </a:blip>
                          <a:stretch>
                            <a:fillRect/>
                          </a:stretch>
                        </pic:blipFill>
                        <pic:spPr>
                          <a:xfrm>
                            <a:off x="0" y="0"/>
                            <a:ext cx="1177290" cy="951865"/>
                          </a:xfrm>
                          <a:prstGeom prst="rect">
                            <a:avLst/>
                          </a:prstGeom>
                        </pic:spPr>
                      </pic:pic>
                    </a:graphicData>
                  </a:graphic>
                </wp:inline>
              </w:drawing>
            </w:r>
          </w:p>
        </w:tc>
        <w:tc>
          <w:tcPr>
            <w:tcW w:w="2321" w:type="pct"/>
            <w:vAlign w:val="center"/>
          </w:tcPr>
          <w:p w14:paraId="543D48D4" w14:textId="77777777" w:rsidR="003D4A22" w:rsidRPr="000B3348" w:rsidRDefault="00000000" w:rsidP="00E26FD8">
            <w:pPr>
              <w:pStyle w:val="NoSpacing"/>
              <w:spacing w:before="0"/>
              <w:jc w:val="both"/>
              <w:rPr>
                <w:rFonts w:ascii="Calibri" w:hAnsi="Calibri" w:cs="Calibri"/>
                <w:noProof/>
                <w:sz w:val="16"/>
                <w:szCs w:val="16"/>
                <w:lang w:val="en-US"/>
              </w:rPr>
            </w:pPr>
            <m:oMathPara>
              <m:oMath>
                <m:d>
                  <m:dPr>
                    <m:begChr m:val="{"/>
                    <m:endChr m:val=""/>
                    <m:ctrlPr>
                      <w:rPr>
                        <w:rFonts w:ascii="Cambria Math" w:eastAsiaTheme="minorHAnsi" w:hAnsi="Cambria Math" w:cs="Calibri"/>
                        <w:i/>
                        <w:noProof/>
                        <w:kern w:val="2"/>
                        <w:sz w:val="16"/>
                        <w:szCs w:val="16"/>
                        <w:lang w:val="en-US"/>
                        <w14:ligatures w14:val="standardContextual"/>
                      </w:rPr>
                    </m:ctrlPr>
                  </m:dPr>
                  <m:e>
                    <m:eqArr>
                      <m:eqArrPr>
                        <m:ctrlPr>
                          <w:rPr>
                            <w:rFonts w:ascii="Cambria Math" w:eastAsiaTheme="minorHAnsi" w:hAnsi="Cambria Math" w:cs="Calibri"/>
                            <w:i/>
                            <w:noProof/>
                            <w:kern w:val="2"/>
                            <w:sz w:val="16"/>
                            <w:szCs w:val="16"/>
                            <w:lang w:val="en-US"/>
                            <w14:ligatures w14:val="standardContextual"/>
                          </w:rPr>
                        </m:ctrlPr>
                      </m:eqArrPr>
                      <m:e>
                        <m:r>
                          <w:rPr>
                            <w:rFonts w:ascii="Cambria Math" w:hAnsi="Cambria Math" w:cs="Calibri"/>
                            <w:noProof/>
                            <w:sz w:val="16"/>
                            <w:szCs w:val="16"/>
                            <w:lang w:val="en-US"/>
                          </w:rPr>
                          <m:t>v</m:t>
                        </m:r>
                        <m:d>
                          <m:dPr>
                            <m:ctrlPr>
                              <w:rPr>
                                <w:rFonts w:ascii="Cambria Math" w:hAnsi="Cambria Math" w:cs="Calibri"/>
                                <w:i/>
                                <w:noProof/>
                                <w:sz w:val="16"/>
                                <w:szCs w:val="16"/>
                                <w:lang w:val="en-US"/>
                              </w:rPr>
                            </m:ctrlPr>
                          </m:dPr>
                          <m:e>
                            <m:r>
                              <w:rPr>
                                <w:rFonts w:ascii="Cambria Math" w:hAnsi="Cambria Math" w:cs="Calibri"/>
                                <w:noProof/>
                                <w:sz w:val="16"/>
                                <w:szCs w:val="16"/>
                                <w:lang w:val="en-US"/>
                              </w:rPr>
                              <m:t>t</m:t>
                            </m:r>
                          </m:e>
                        </m:d>
                        <m:r>
                          <w:rPr>
                            <w:rFonts w:ascii="Cambria Math" w:hAnsi="Cambria Math" w:cs="Calibri"/>
                            <w:noProof/>
                            <w:sz w:val="16"/>
                            <w:szCs w:val="16"/>
                            <w:lang w:val="en-US"/>
                          </w:rPr>
                          <m:t>≥UV</m:t>
                        </m:r>
                      </m:e>
                      <m:e>
                        <m:sSub>
                          <m:sSubPr>
                            <m:ctrlPr>
                              <w:rPr>
                                <w:rFonts w:ascii="Cambria Math" w:eastAsiaTheme="minorHAnsi" w:hAnsi="Cambria Math" w:cs="Calibri"/>
                                <w:i/>
                                <w:noProof/>
                                <w:kern w:val="2"/>
                                <w:sz w:val="16"/>
                                <w:szCs w:val="16"/>
                                <w:lang w:val="en-US"/>
                                <w14:ligatures w14:val="standardContextual"/>
                              </w:rPr>
                            </m:ctrlPr>
                          </m:sSubPr>
                          <m:e>
                            <m:r>
                              <w:rPr>
                                <w:rFonts w:ascii="Cambria Math" w:hAnsi="Cambria Math" w:cs="Calibri"/>
                                <w:noProof/>
                                <w:sz w:val="16"/>
                                <w:szCs w:val="16"/>
                                <w:lang w:val="en-US"/>
                              </w:rPr>
                              <m:t>p</m:t>
                            </m:r>
                          </m:e>
                          <m:sub>
                            <m:r>
                              <w:rPr>
                                <w:rFonts w:ascii="Cambria Math" w:hAnsi="Cambria Math" w:cs="Calibri"/>
                                <w:noProof/>
                                <w:sz w:val="16"/>
                                <w:szCs w:val="16"/>
                                <w:lang w:val="en-US"/>
                              </w:rPr>
                              <m:t>1</m:t>
                            </m:r>
                          </m:sub>
                        </m:sSub>
                        <m:d>
                          <m:dPr>
                            <m:ctrlPr>
                              <w:rPr>
                                <w:rFonts w:ascii="Cambria Math" w:hAnsi="Cambria Math" w:cs="Calibri"/>
                                <w:i/>
                                <w:noProof/>
                                <w:sz w:val="16"/>
                                <w:szCs w:val="16"/>
                                <w:lang w:val="en-US"/>
                              </w:rPr>
                            </m:ctrlPr>
                          </m:dPr>
                          <m:e>
                            <m:r>
                              <w:rPr>
                                <w:rFonts w:ascii="Cambria Math" w:hAnsi="Cambria Math" w:cs="Calibri"/>
                                <w:noProof/>
                                <w:sz w:val="16"/>
                                <w:szCs w:val="16"/>
                                <w:lang w:val="en-US"/>
                              </w:rPr>
                              <m:t>t</m:t>
                            </m:r>
                          </m:e>
                        </m:d>
                        <m:r>
                          <w:rPr>
                            <w:rFonts w:ascii="Cambria Math" w:hAnsi="Cambria Math" w:cs="Calibri"/>
                            <w:noProof/>
                            <w:sz w:val="16"/>
                            <w:szCs w:val="16"/>
                            <w:lang w:val="en-US"/>
                          </w:rPr>
                          <m:t>=</m:t>
                        </m:r>
                        <m:sSub>
                          <m:sSubPr>
                            <m:ctrlPr>
                              <w:rPr>
                                <w:rFonts w:ascii="Cambria Math" w:eastAsiaTheme="minorHAnsi" w:hAnsi="Cambria Math" w:cs="Calibri"/>
                                <w:i/>
                                <w:noProof/>
                                <w:kern w:val="2"/>
                                <w:sz w:val="16"/>
                                <w:szCs w:val="16"/>
                                <w:lang w:val="en-US"/>
                                <w14:ligatures w14:val="standardContextual"/>
                              </w:rPr>
                            </m:ctrlPr>
                          </m:sSubPr>
                          <m:e>
                            <m:r>
                              <w:rPr>
                                <w:rFonts w:ascii="Cambria Math" w:hAnsi="Cambria Math" w:cs="Calibri"/>
                                <w:noProof/>
                                <w:sz w:val="16"/>
                                <w:szCs w:val="16"/>
                                <w:lang w:val="en-US"/>
                              </w:rPr>
                              <m:t>K</m:t>
                            </m:r>
                          </m:e>
                          <m:sub>
                            <m:r>
                              <w:rPr>
                                <w:rFonts w:ascii="Cambria Math" w:hAnsi="Cambria Math" w:cs="Calibri"/>
                                <w:noProof/>
                                <w:sz w:val="16"/>
                                <w:szCs w:val="16"/>
                                <w:lang w:val="en-US"/>
                              </w:rPr>
                              <m:t>2</m:t>
                            </m:r>
                          </m:sub>
                        </m:sSub>
                        <m:sSup>
                          <m:sSupPr>
                            <m:ctrlPr>
                              <w:rPr>
                                <w:rFonts w:ascii="Cambria Math" w:eastAsiaTheme="minorHAnsi" w:hAnsi="Cambria Math" w:cs="Calibri"/>
                                <w:i/>
                                <w:noProof/>
                                <w:kern w:val="2"/>
                                <w:sz w:val="16"/>
                                <w:szCs w:val="16"/>
                                <w:lang w:val="en-US"/>
                                <w14:ligatures w14:val="standardContextual"/>
                              </w:rPr>
                            </m:ctrlPr>
                          </m:sSupPr>
                          <m:e>
                            <m:d>
                              <m:dPr>
                                <m:begChr m:val="["/>
                                <m:endChr m:val="]"/>
                                <m:ctrlPr>
                                  <w:rPr>
                                    <w:rFonts w:ascii="Cambria Math" w:hAnsi="Cambria Math" w:cs="Calibri"/>
                                    <w:i/>
                                    <w:noProof/>
                                    <w:sz w:val="16"/>
                                    <w:szCs w:val="16"/>
                                    <w:lang w:val="en-US"/>
                                  </w:rPr>
                                </m:ctrlPr>
                              </m:dPr>
                              <m:e>
                                <m:r>
                                  <w:rPr>
                                    <w:rFonts w:ascii="Cambria Math" w:hAnsi="Cambria Math" w:cs="Calibri"/>
                                    <w:noProof/>
                                    <w:sz w:val="16"/>
                                    <w:szCs w:val="16"/>
                                    <w:lang w:val="en-US"/>
                                  </w:rPr>
                                  <m:t>v</m:t>
                                </m:r>
                                <m:d>
                                  <m:dPr>
                                    <m:ctrlPr>
                                      <w:rPr>
                                        <w:rFonts w:ascii="Cambria Math" w:hAnsi="Cambria Math" w:cs="Calibri"/>
                                        <w:i/>
                                        <w:noProof/>
                                        <w:sz w:val="16"/>
                                        <w:szCs w:val="16"/>
                                        <w:lang w:val="en-US"/>
                                      </w:rPr>
                                    </m:ctrlPr>
                                  </m:dPr>
                                  <m:e>
                                    <m:r>
                                      <w:rPr>
                                        <w:rFonts w:ascii="Cambria Math" w:hAnsi="Cambria Math" w:cs="Calibri"/>
                                        <w:noProof/>
                                        <w:sz w:val="16"/>
                                        <w:szCs w:val="16"/>
                                        <w:lang w:val="en-US"/>
                                      </w:rPr>
                                      <m:t>t</m:t>
                                    </m:r>
                                  </m:e>
                                </m:d>
                                <m:r>
                                  <w:rPr>
                                    <w:rFonts w:ascii="Cambria Math" w:hAnsi="Cambria Math" w:cs="Calibri"/>
                                    <w:noProof/>
                                    <w:sz w:val="16"/>
                                    <w:szCs w:val="16"/>
                                    <w:lang w:val="en-US"/>
                                  </w:rPr>
                                  <m:t>-UV</m:t>
                                </m:r>
                              </m:e>
                            </m:d>
                          </m:e>
                          <m:sup>
                            <m:r>
                              <w:rPr>
                                <w:rFonts w:ascii="Cambria Math" w:hAnsi="Cambria Math" w:cs="Calibri"/>
                                <w:noProof/>
                                <w:sz w:val="16"/>
                                <w:szCs w:val="16"/>
                                <w:lang w:val="en-US"/>
                              </w:rPr>
                              <m:t>2</m:t>
                            </m:r>
                          </m:sup>
                        </m:sSup>
                        <m:r>
                          <w:rPr>
                            <w:rFonts w:ascii="Cambria Math" w:hAnsi="Cambria Math" w:cs="Calibri"/>
                            <w:noProof/>
                            <w:sz w:val="16"/>
                            <w:szCs w:val="16"/>
                            <w:lang w:val="en-US"/>
                          </w:rPr>
                          <m:t>+E</m:t>
                        </m:r>
                        <m:d>
                          <m:dPr>
                            <m:begChr m:val="["/>
                            <m:endChr m:val="]"/>
                            <m:ctrlPr>
                              <w:rPr>
                                <w:rFonts w:ascii="Cambria Math" w:hAnsi="Cambria Math" w:cs="Calibri"/>
                                <w:i/>
                                <w:noProof/>
                                <w:sz w:val="16"/>
                                <w:szCs w:val="16"/>
                                <w:lang w:val="en-US"/>
                              </w:rPr>
                            </m:ctrlPr>
                          </m:dPr>
                          <m:e>
                            <m:r>
                              <w:rPr>
                                <w:rFonts w:ascii="Cambria Math" w:hAnsi="Cambria Math" w:cs="Calibri"/>
                                <w:noProof/>
                                <w:sz w:val="16"/>
                                <w:szCs w:val="16"/>
                                <w:lang w:val="en-US"/>
                              </w:rPr>
                              <m:t>v</m:t>
                            </m:r>
                            <m:d>
                              <m:dPr>
                                <m:ctrlPr>
                                  <w:rPr>
                                    <w:rFonts w:ascii="Cambria Math" w:hAnsi="Cambria Math" w:cs="Calibri"/>
                                    <w:i/>
                                    <w:noProof/>
                                    <w:sz w:val="16"/>
                                    <w:szCs w:val="16"/>
                                    <w:lang w:val="en-US"/>
                                  </w:rPr>
                                </m:ctrlPr>
                              </m:dPr>
                              <m:e>
                                <m:r>
                                  <w:rPr>
                                    <w:rFonts w:ascii="Cambria Math" w:hAnsi="Cambria Math" w:cs="Calibri"/>
                                    <w:noProof/>
                                    <w:sz w:val="16"/>
                                    <w:szCs w:val="16"/>
                                    <w:lang w:val="en-US"/>
                                  </w:rPr>
                                  <m:t>t</m:t>
                                </m:r>
                              </m:e>
                            </m:d>
                            <m:r>
                              <w:rPr>
                                <w:rFonts w:ascii="Cambria Math" w:hAnsi="Cambria Math" w:cs="Calibri"/>
                                <w:noProof/>
                                <w:sz w:val="16"/>
                                <w:szCs w:val="16"/>
                                <w:lang w:val="en-US"/>
                              </w:rPr>
                              <m:t>-UV</m:t>
                            </m:r>
                          </m:e>
                        </m:d>
                        <m:r>
                          <w:rPr>
                            <w:rFonts w:ascii="Cambria Math" w:hAnsi="Cambria Math" w:cs="Calibri"/>
                            <w:noProof/>
                            <w:sz w:val="16"/>
                            <w:szCs w:val="16"/>
                            <w:lang w:val="en-US"/>
                          </w:rPr>
                          <m:t>+p2(t)</m:t>
                        </m:r>
                        <m:ctrlPr>
                          <w:rPr>
                            <w:rFonts w:ascii="Cambria Math" w:eastAsia="Cambria Math" w:hAnsi="Cambria Math" w:cs="Calibri"/>
                            <w:i/>
                            <w:noProof/>
                            <w:sz w:val="16"/>
                            <w:szCs w:val="16"/>
                            <w:lang w:val="en-US"/>
                          </w:rPr>
                        </m:ctrlPr>
                      </m:e>
                      <m:e>
                        <m:r>
                          <w:rPr>
                            <w:rFonts w:ascii="Cambria Math" w:eastAsia="Cambria Math" w:hAnsi="Cambria Math" w:cs="Calibri"/>
                            <w:noProof/>
                            <w:sz w:val="16"/>
                            <w:szCs w:val="16"/>
                            <w:lang w:val="en-US"/>
                          </w:rPr>
                          <m:t xml:space="preserve"> </m:t>
                        </m:r>
                        <m:ctrlPr>
                          <w:rPr>
                            <w:rFonts w:ascii="Cambria Math" w:eastAsia="Cambria Math" w:hAnsi="Cambria Math" w:cs="Calibri"/>
                            <w:i/>
                            <w:noProof/>
                            <w:sz w:val="16"/>
                            <w:szCs w:val="16"/>
                            <w:lang w:val="en-US"/>
                          </w:rPr>
                        </m:ctrlPr>
                      </m:e>
                      <m:e>
                        <m:r>
                          <w:rPr>
                            <w:rFonts w:ascii="Cambria Math" w:eastAsia="Cambria Math" w:hAnsi="Cambria Math" w:cs="Calibri"/>
                            <w:noProof/>
                            <w:sz w:val="16"/>
                            <w:szCs w:val="16"/>
                            <w:lang w:val="en-US"/>
                          </w:rPr>
                          <m:t>v</m:t>
                        </m:r>
                        <m:d>
                          <m:dPr>
                            <m:ctrlPr>
                              <w:rPr>
                                <w:rFonts w:ascii="Cambria Math" w:eastAsia="Cambria Math" w:hAnsi="Cambria Math" w:cs="Calibri"/>
                                <w:i/>
                                <w:noProof/>
                                <w:sz w:val="16"/>
                                <w:szCs w:val="16"/>
                                <w:lang w:val="en-US"/>
                              </w:rPr>
                            </m:ctrlPr>
                          </m:dPr>
                          <m:e>
                            <m:r>
                              <w:rPr>
                                <w:rFonts w:ascii="Cambria Math" w:eastAsia="Cambria Math" w:hAnsi="Cambria Math" w:cs="Calibri"/>
                                <w:noProof/>
                                <w:sz w:val="16"/>
                                <w:szCs w:val="16"/>
                                <w:lang w:val="en-US"/>
                              </w:rPr>
                              <m:t>t</m:t>
                            </m:r>
                          </m:e>
                        </m:d>
                        <m:r>
                          <w:rPr>
                            <w:rFonts w:ascii="Cambria Math" w:eastAsia="Cambria Math" w:hAnsi="Cambria Math" w:cs="Calibri"/>
                            <w:noProof/>
                            <w:sz w:val="16"/>
                            <w:szCs w:val="16"/>
                            <w:lang w:val="en-US"/>
                          </w:rPr>
                          <m:t>&lt;UV&lt;0</m:t>
                        </m:r>
                        <m:ctrlPr>
                          <w:rPr>
                            <w:rFonts w:ascii="Cambria Math" w:eastAsia="Cambria Math" w:hAnsi="Cambria Math" w:cs="Calibri"/>
                            <w:i/>
                            <w:noProof/>
                            <w:sz w:val="16"/>
                            <w:szCs w:val="16"/>
                            <w:lang w:val="en-US"/>
                          </w:rPr>
                        </m:ctrlPr>
                      </m:e>
                      <m:e>
                        <m:sSub>
                          <m:sSubPr>
                            <m:ctrlPr>
                              <w:rPr>
                                <w:rFonts w:ascii="Cambria Math" w:eastAsiaTheme="minorHAnsi" w:hAnsi="Cambria Math" w:cs="Calibri"/>
                                <w:i/>
                                <w:noProof/>
                                <w:kern w:val="2"/>
                                <w:sz w:val="16"/>
                                <w:szCs w:val="16"/>
                                <w:lang w:val="en-US"/>
                                <w14:ligatures w14:val="standardContextual"/>
                              </w:rPr>
                            </m:ctrlPr>
                          </m:sSubPr>
                          <m:e>
                            <m:r>
                              <w:rPr>
                                <w:rFonts w:ascii="Cambria Math" w:hAnsi="Cambria Math" w:cs="Calibri"/>
                                <w:noProof/>
                                <w:sz w:val="16"/>
                                <w:szCs w:val="16"/>
                                <w:lang w:val="en-US"/>
                              </w:rPr>
                              <m:t>p</m:t>
                            </m:r>
                          </m:e>
                          <m:sub>
                            <m:r>
                              <w:rPr>
                                <w:rFonts w:ascii="Cambria Math" w:hAnsi="Cambria Math" w:cs="Calibri"/>
                                <w:noProof/>
                                <w:sz w:val="16"/>
                                <w:szCs w:val="16"/>
                                <w:lang w:val="en-US"/>
                              </w:rPr>
                              <m:t>1</m:t>
                            </m:r>
                          </m:sub>
                        </m:sSub>
                        <m:d>
                          <m:dPr>
                            <m:ctrlPr>
                              <w:rPr>
                                <w:rFonts w:ascii="Cambria Math" w:hAnsi="Cambria Math" w:cs="Calibri"/>
                                <w:i/>
                                <w:noProof/>
                                <w:sz w:val="16"/>
                                <w:szCs w:val="16"/>
                                <w:lang w:val="en-US"/>
                              </w:rPr>
                            </m:ctrlPr>
                          </m:dPr>
                          <m:e>
                            <m:r>
                              <w:rPr>
                                <w:rFonts w:ascii="Cambria Math" w:hAnsi="Cambria Math" w:cs="Calibri"/>
                                <w:noProof/>
                                <w:sz w:val="16"/>
                                <w:szCs w:val="16"/>
                                <w:lang w:val="en-US"/>
                              </w:rPr>
                              <m:t>t</m:t>
                            </m:r>
                          </m:e>
                        </m:d>
                        <m:r>
                          <w:rPr>
                            <w:rFonts w:ascii="Cambria Math" w:hAnsi="Cambria Math" w:cs="Calibri"/>
                            <w:noProof/>
                            <w:sz w:val="16"/>
                            <w:szCs w:val="16"/>
                            <w:lang w:val="en-US"/>
                          </w:rPr>
                          <m:t>=</m:t>
                        </m:r>
                        <m:sSub>
                          <m:sSubPr>
                            <m:ctrlPr>
                              <w:rPr>
                                <w:rFonts w:ascii="Cambria Math" w:eastAsiaTheme="minorHAnsi" w:hAnsi="Cambria Math" w:cs="Calibri"/>
                                <w:i/>
                                <w:noProof/>
                                <w:kern w:val="2"/>
                                <w:sz w:val="16"/>
                                <w:szCs w:val="16"/>
                                <w:lang w:val="en-US"/>
                                <w14:ligatures w14:val="standardContextual"/>
                              </w:rPr>
                            </m:ctrlPr>
                          </m:sSubPr>
                          <m:e>
                            <m:r>
                              <w:rPr>
                                <w:rFonts w:ascii="Cambria Math" w:hAnsi="Cambria Math" w:cs="Calibri"/>
                                <w:noProof/>
                                <w:sz w:val="16"/>
                                <w:szCs w:val="16"/>
                                <w:lang w:val="en-US"/>
                              </w:rPr>
                              <m:t>-K</m:t>
                            </m:r>
                          </m:e>
                          <m:sub>
                            <m:r>
                              <w:rPr>
                                <w:rFonts w:ascii="Cambria Math" w:hAnsi="Cambria Math" w:cs="Calibri"/>
                                <w:noProof/>
                                <w:sz w:val="16"/>
                                <w:szCs w:val="16"/>
                                <w:lang w:val="en-US"/>
                              </w:rPr>
                              <m:t>2</m:t>
                            </m:r>
                          </m:sub>
                        </m:sSub>
                        <m:sSup>
                          <m:sSupPr>
                            <m:ctrlPr>
                              <w:rPr>
                                <w:rFonts w:ascii="Cambria Math" w:eastAsiaTheme="minorHAnsi" w:hAnsi="Cambria Math" w:cs="Calibri"/>
                                <w:i/>
                                <w:noProof/>
                                <w:kern w:val="2"/>
                                <w:sz w:val="16"/>
                                <w:szCs w:val="16"/>
                                <w:lang w:val="en-US"/>
                                <w14:ligatures w14:val="standardContextual"/>
                              </w:rPr>
                            </m:ctrlPr>
                          </m:sSupPr>
                          <m:e>
                            <m:d>
                              <m:dPr>
                                <m:begChr m:val="["/>
                                <m:endChr m:val="]"/>
                                <m:ctrlPr>
                                  <w:rPr>
                                    <w:rFonts w:ascii="Cambria Math" w:hAnsi="Cambria Math" w:cs="Calibri"/>
                                    <w:i/>
                                    <w:noProof/>
                                    <w:sz w:val="16"/>
                                    <w:szCs w:val="16"/>
                                    <w:lang w:val="en-US"/>
                                  </w:rPr>
                                </m:ctrlPr>
                              </m:dPr>
                              <m:e>
                                <m:r>
                                  <w:rPr>
                                    <w:rFonts w:ascii="Cambria Math" w:hAnsi="Cambria Math" w:cs="Calibri"/>
                                    <w:noProof/>
                                    <w:sz w:val="16"/>
                                    <w:szCs w:val="16"/>
                                    <w:lang w:val="en-US"/>
                                  </w:rPr>
                                  <m:t>v</m:t>
                                </m:r>
                                <m:d>
                                  <m:dPr>
                                    <m:ctrlPr>
                                      <w:rPr>
                                        <w:rFonts w:ascii="Cambria Math" w:hAnsi="Cambria Math" w:cs="Calibri"/>
                                        <w:i/>
                                        <w:noProof/>
                                        <w:sz w:val="16"/>
                                        <w:szCs w:val="16"/>
                                        <w:lang w:val="en-US"/>
                                      </w:rPr>
                                    </m:ctrlPr>
                                  </m:dPr>
                                  <m:e>
                                    <m:r>
                                      <w:rPr>
                                        <w:rFonts w:ascii="Cambria Math" w:hAnsi="Cambria Math" w:cs="Calibri"/>
                                        <w:noProof/>
                                        <w:sz w:val="16"/>
                                        <w:szCs w:val="16"/>
                                        <w:lang w:val="en-US"/>
                                      </w:rPr>
                                      <m:t>t</m:t>
                                    </m:r>
                                  </m:e>
                                </m:d>
                                <m:r>
                                  <w:rPr>
                                    <w:rFonts w:ascii="Cambria Math" w:hAnsi="Cambria Math" w:cs="Calibri"/>
                                    <w:noProof/>
                                    <w:sz w:val="16"/>
                                    <w:szCs w:val="16"/>
                                    <w:lang w:val="en-US"/>
                                  </w:rPr>
                                  <m:t>-UV</m:t>
                                </m:r>
                              </m:e>
                            </m:d>
                          </m:e>
                          <m:sup>
                            <m:r>
                              <w:rPr>
                                <w:rFonts w:ascii="Cambria Math" w:hAnsi="Cambria Math" w:cs="Calibri"/>
                                <w:noProof/>
                                <w:sz w:val="16"/>
                                <w:szCs w:val="16"/>
                                <w:lang w:val="en-US"/>
                              </w:rPr>
                              <m:t>2</m:t>
                            </m:r>
                          </m:sup>
                        </m:sSup>
                        <m:r>
                          <w:rPr>
                            <w:rFonts w:ascii="Cambria Math" w:hAnsi="Cambria Math" w:cs="Calibri"/>
                            <w:noProof/>
                            <w:sz w:val="16"/>
                            <w:szCs w:val="16"/>
                            <w:lang w:val="en-US"/>
                          </w:rPr>
                          <m:t>+E</m:t>
                        </m:r>
                        <m:d>
                          <m:dPr>
                            <m:begChr m:val="["/>
                            <m:endChr m:val="]"/>
                            <m:ctrlPr>
                              <w:rPr>
                                <w:rFonts w:ascii="Cambria Math" w:hAnsi="Cambria Math" w:cs="Calibri"/>
                                <w:i/>
                                <w:noProof/>
                                <w:sz w:val="16"/>
                                <w:szCs w:val="16"/>
                                <w:lang w:val="en-US"/>
                              </w:rPr>
                            </m:ctrlPr>
                          </m:dPr>
                          <m:e>
                            <m:r>
                              <w:rPr>
                                <w:rFonts w:ascii="Cambria Math" w:hAnsi="Cambria Math" w:cs="Calibri"/>
                                <w:noProof/>
                                <w:sz w:val="16"/>
                                <w:szCs w:val="16"/>
                                <w:lang w:val="en-US"/>
                              </w:rPr>
                              <m:t>v</m:t>
                            </m:r>
                            <m:d>
                              <m:dPr>
                                <m:ctrlPr>
                                  <w:rPr>
                                    <w:rFonts w:ascii="Cambria Math" w:hAnsi="Cambria Math" w:cs="Calibri"/>
                                    <w:i/>
                                    <w:noProof/>
                                    <w:sz w:val="16"/>
                                    <w:szCs w:val="16"/>
                                    <w:lang w:val="en-US"/>
                                  </w:rPr>
                                </m:ctrlPr>
                              </m:dPr>
                              <m:e>
                                <m:r>
                                  <w:rPr>
                                    <w:rFonts w:ascii="Cambria Math" w:hAnsi="Cambria Math" w:cs="Calibri"/>
                                    <w:noProof/>
                                    <w:sz w:val="16"/>
                                    <w:szCs w:val="16"/>
                                    <w:lang w:val="en-US"/>
                                  </w:rPr>
                                  <m:t>t</m:t>
                                </m:r>
                              </m:e>
                            </m:d>
                            <m:r>
                              <w:rPr>
                                <w:rFonts w:ascii="Cambria Math" w:hAnsi="Cambria Math" w:cs="Calibri"/>
                                <w:noProof/>
                                <w:sz w:val="16"/>
                                <w:szCs w:val="16"/>
                                <w:lang w:val="en-US"/>
                              </w:rPr>
                              <m:t>-UV</m:t>
                            </m:r>
                          </m:e>
                        </m:d>
                        <m:r>
                          <w:rPr>
                            <w:rFonts w:ascii="Cambria Math" w:hAnsi="Cambria Math" w:cs="Calibri"/>
                            <w:noProof/>
                            <w:sz w:val="16"/>
                            <w:szCs w:val="16"/>
                            <w:lang w:val="en-US"/>
                          </w:rPr>
                          <m:t>+p2(t)</m:t>
                        </m:r>
                      </m:e>
                    </m:eqArr>
                  </m:e>
                </m:d>
              </m:oMath>
            </m:oMathPara>
          </w:p>
        </w:tc>
      </w:tr>
      <w:tr w:rsidR="003D4A22" w:rsidRPr="000B3348" w14:paraId="01AD3B58" w14:textId="77777777" w:rsidTr="000E2AFB">
        <w:trPr>
          <w:trHeight w:val="1814"/>
        </w:trPr>
        <w:tc>
          <w:tcPr>
            <w:tcW w:w="692" w:type="pct"/>
            <w:vAlign w:val="center"/>
          </w:tcPr>
          <w:p w14:paraId="35D45D72"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Container</w:t>
            </w:r>
          </w:p>
          <w:p w14:paraId="2F11A719"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Eq. 7</w:t>
            </w:r>
          </w:p>
        </w:tc>
        <w:tc>
          <w:tcPr>
            <w:tcW w:w="844" w:type="pct"/>
            <w:vAlign w:val="center"/>
          </w:tcPr>
          <w:p w14:paraId="534424E6" w14:textId="77777777" w:rsidR="003D4A22" w:rsidRPr="000B3348" w:rsidRDefault="003D4A22" w:rsidP="0050369C">
            <w:pPr>
              <w:pStyle w:val="NoSpacing"/>
              <w:spacing w:before="0"/>
              <w:jc w:val="center"/>
              <w:rPr>
                <w:rFonts w:ascii="Calibri" w:hAnsi="Calibri" w:cs="Calibri"/>
                <w:noProof/>
                <w:sz w:val="20"/>
                <w:szCs w:val="20"/>
                <w:lang w:val="en-US"/>
              </w:rPr>
            </w:pPr>
            <w:r w:rsidRPr="000B3348">
              <w:rPr>
                <w:rFonts w:ascii="Calibri" w:hAnsi="Calibri" w:cs="Calibri"/>
                <w:noProof/>
                <w:sz w:val="20"/>
                <w:szCs w:val="20"/>
              </w:rPr>
              <w:drawing>
                <wp:inline distT="0" distB="0" distL="0" distR="0" wp14:anchorId="493F9EF6" wp14:editId="28C21770">
                  <wp:extent cx="601345" cy="792000"/>
                  <wp:effectExtent l="0" t="0" r="0" b="0"/>
                  <wp:docPr id="9829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9454" name=""/>
                          <pic:cNvPicPr/>
                        </pic:nvPicPr>
                        <pic:blipFill rotWithShape="1">
                          <a:blip r:embed="rId28"/>
                          <a:srcRect t="-2" b="-4965"/>
                          <a:stretch/>
                        </pic:blipFill>
                        <pic:spPr bwMode="auto">
                          <a:xfrm>
                            <a:off x="0" y="0"/>
                            <a:ext cx="640522" cy="843598"/>
                          </a:xfrm>
                          <a:prstGeom prst="rect">
                            <a:avLst/>
                          </a:prstGeom>
                          <a:ln>
                            <a:noFill/>
                          </a:ln>
                          <a:extLst>
                            <a:ext uri="{53640926-AAD7-44D8-BBD7-CCE9431645EC}">
                              <a14:shadowObscured xmlns:a14="http://schemas.microsoft.com/office/drawing/2010/main"/>
                            </a:ext>
                          </a:extLst>
                        </pic:spPr>
                      </pic:pic>
                    </a:graphicData>
                  </a:graphic>
                </wp:inline>
              </w:drawing>
            </w:r>
          </w:p>
        </w:tc>
        <w:tc>
          <w:tcPr>
            <w:tcW w:w="1142" w:type="pct"/>
            <w:vAlign w:val="center"/>
          </w:tcPr>
          <w:p w14:paraId="78487BF2"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rPr>
              <w:drawing>
                <wp:inline distT="0" distB="0" distL="0" distR="0" wp14:anchorId="3909F5E2" wp14:editId="4E2AC2E8">
                  <wp:extent cx="1177290" cy="951865"/>
                  <wp:effectExtent l="0" t="0" r="0" b="0"/>
                  <wp:docPr id="1618644157"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644157" name="Graphic 1618644157"/>
                          <pic:cNvPicPr/>
                        </pic:nvPicPr>
                        <pic:blipFill>
                          <a:blip r:embed="rId26">
                            <a:extLst>
                              <a:ext uri="{96DAC541-7B7A-43D3-8B79-37D633B846F1}">
                                <asvg:svgBlip xmlns:asvg="http://schemas.microsoft.com/office/drawing/2016/SVG/main" r:embed="rId27"/>
                              </a:ext>
                            </a:extLst>
                          </a:blip>
                          <a:stretch>
                            <a:fillRect/>
                          </a:stretch>
                        </pic:blipFill>
                        <pic:spPr>
                          <a:xfrm>
                            <a:off x="0" y="0"/>
                            <a:ext cx="1177290" cy="951865"/>
                          </a:xfrm>
                          <a:prstGeom prst="rect">
                            <a:avLst/>
                          </a:prstGeom>
                        </pic:spPr>
                      </pic:pic>
                    </a:graphicData>
                  </a:graphic>
                </wp:inline>
              </w:drawing>
            </w:r>
          </w:p>
        </w:tc>
        <w:tc>
          <w:tcPr>
            <w:tcW w:w="2321" w:type="pct"/>
            <w:vAlign w:val="center"/>
          </w:tcPr>
          <w:p w14:paraId="0FC7DE70" w14:textId="37D60CDC" w:rsidR="003D4A22" w:rsidRPr="000B3348" w:rsidRDefault="00000000" w:rsidP="00E26FD8">
            <w:pPr>
              <w:pStyle w:val="NoSpacing"/>
              <w:spacing w:before="0"/>
              <w:jc w:val="both"/>
              <w:rPr>
                <w:rFonts w:ascii="Calibri" w:hAnsi="Calibri" w:cs="Calibri"/>
                <w:noProof/>
                <w:sz w:val="16"/>
                <w:szCs w:val="16"/>
                <w:lang w:val="en-US"/>
              </w:rPr>
            </w:pPr>
            <m:oMathPara>
              <m:oMath>
                <m:d>
                  <m:dPr>
                    <m:begChr m:val="{"/>
                    <m:endChr m:val=""/>
                    <m:ctrlPr>
                      <w:rPr>
                        <w:rFonts w:ascii="Cambria Math" w:eastAsiaTheme="minorHAnsi" w:hAnsi="Cambria Math" w:cs="Calibri"/>
                        <w:i/>
                        <w:noProof/>
                        <w:kern w:val="2"/>
                        <w:sz w:val="16"/>
                        <w:szCs w:val="16"/>
                        <w:lang w:val="en-US"/>
                        <w14:ligatures w14:val="standardContextual"/>
                      </w:rPr>
                    </m:ctrlPr>
                  </m:dPr>
                  <m:e>
                    <m:eqArr>
                      <m:eqArrPr>
                        <m:ctrlPr>
                          <w:rPr>
                            <w:rFonts w:ascii="Cambria Math" w:eastAsiaTheme="minorHAnsi" w:hAnsi="Cambria Math" w:cs="Calibri"/>
                            <w:i/>
                            <w:noProof/>
                            <w:kern w:val="2"/>
                            <w:sz w:val="16"/>
                            <w:szCs w:val="16"/>
                            <w:lang w:val="en-US"/>
                            <w14:ligatures w14:val="standardContextual"/>
                          </w:rPr>
                        </m:ctrlPr>
                      </m:eqArrPr>
                      <m:e>
                        <m:r>
                          <w:rPr>
                            <w:rFonts w:ascii="Cambria Math" w:eastAsiaTheme="minorHAnsi" w:hAnsi="Cambria Math" w:cs="Calibri"/>
                            <w:noProof/>
                            <w:kern w:val="2"/>
                            <w:sz w:val="16"/>
                            <w:szCs w:val="16"/>
                            <w:lang w:val="en-US"/>
                            <w14:ligatures w14:val="standardContextual"/>
                          </w:rPr>
                          <m:t>v</m:t>
                        </m:r>
                        <m:d>
                          <m:dPr>
                            <m:ctrlPr>
                              <w:rPr>
                                <w:rFonts w:ascii="Cambria Math" w:eastAsiaTheme="minorHAnsi" w:hAnsi="Cambria Math" w:cs="Calibri"/>
                                <w:i/>
                                <w:noProof/>
                                <w:kern w:val="2"/>
                                <w:sz w:val="16"/>
                                <w:szCs w:val="16"/>
                                <w:lang w:val="en-US"/>
                                <w14:ligatures w14:val="standardContextual"/>
                              </w:rPr>
                            </m:ctrlPr>
                          </m:dPr>
                          <m:e>
                            <m:r>
                              <w:rPr>
                                <w:rFonts w:ascii="Cambria Math" w:eastAsiaTheme="minorHAnsi" w:hAnsi="Cambria Math" w:cs="Calibri"/>
                                <w:noProof/>
                                <w:kern w:val="2"/>
                                <w:sz w:val="16"/>
                                <w:szCs w:val="16"/>
                                <w:lang w:val="en-US"/>
                                <w14:ligatures w14:val="standardContextual"/>
                              </w:rPr>
                              <m:t>t</m:t>
                            </m:r>
                          </m:e>
                        </m:d>
                        <m:r>
                          <w:rPr>
                            <w:rFonts w:ascii="Cambria Math" w:eastAsiaTheme="minorHAnsi" w:hAnsi="Cambria Math" w:cs="Calibri"/>
                            <w:noProof/>
                            <w:kern w:val="2"/>
                            <w:sz w:val="16"/>
                            <w:szCs w:val="16"/>
                            <w:lang w:val="en-US"/>
                            <w14:ligatures w14:val="standardContextual"/>
                          </w:rPr>
                          <m:t>=</m:t>
                        </m:r>
                        <m:nary>
                          <m:naryPr>
                            <m:chr m:val="∑"/>
                            <m:limLoc m:val="undOvr"/>
                            <m:subHide m:val="1"/>
                            <m:supHide m:val="1"/>
                            <m:ctrlPr>
                              <w:rPr>
                                <w:rFonts w:ascii="Cambria Math" w:eastAsiaTheme="minorHAnsi" w:hAnsi="Cambria Math" w:cs="Calibri"/>
                                <w:i/>
                                <w:noProof/>
                                <w:kern w:val="2"/>
                                <w:sz w:val="16"/>
                                <w:szCs w:val="16"/>
                                <w:lang w:val="en-US"/>
                                <w14:ligatures w14:val="standardContextual"/>
                              </w:rPr>
                            </m:ctrlPr>
                          </m:naryPr>
                          <m:sub/>
                          <m:sup/>
                          <m:e>
                            <m:sSub>
                              <m:sSubPr>
                                <m:ctrlPr>
                                  <w:rPr>
                                    <w:rFonts w:ascii="Cambria Math" w:eastAsiaTheme="minorHAnsi" w:hAnsi="Cambria Math" w:cs="Calibri"/>
                                    <w:i/>
                                    <w:noProof/>
                                    <w:kern w:val="2"/>
                                    <w:sz w:val="16"/>
                                    <w:szCs w:val="16"/>
                                    <w:lang w:val="en-US"/>
                                    <w14:ligatures w14:val="standardContextual"/>
                                  </w:rPr>
                                </m:ctrlPr>
                              </m:sSubPr>
                              <m:e>
                                <m:r>
                                  <w:rPr>
                                    <w:rFonts w:ascii="Cambria Math" w:eastAsiaTheme="minorHAnsi" w:hAnsi="Cambria Math" w:cs="Calibri"/>
                                    <w:noProof/>
                                    <w:kern w:val="2"/>
                                    <w:sz w:val="16"/>
                                    <w:szCs w:val="16"/>
                                    <w:lang w:val="en-US"/>
                                    <w14:ligatures w14:val="standardContextual"/>
                                  </w:rPr>
                                  <m:t>v</m:t>
                                </m:r>
                              </m:e>
                              <m:sub>
                                <m:r>
                                  <w:rPr>
                                    <w:rFonts w:ascii="Cambria Math" w:eastAsiaTheme="minorHAnsi" w:hAnsi="Cambria Math" w:cs="Calibri"/>
                                    <w:noProof/>
                                    <w:kern w:val="2"/>
                                    <w:sz w:val="16"/>
                                    <w:szCs w:val="16"/>
                                    <w:lang w:val="en-US"/>
                                    <w14:ligatures w14:val="standardContextual"/>
                                  </w:rPr>
                                  <m:t>n</m:t>
                                </m:r>
                              </m:sub>
                            </m:sSub>
                            <m:r>
                              <w:rPr>
                                <w:rFonts w:ascii="Cambria Math" w:eastAsiaTheme="minorHAnsi" w:hAnsi="Cambria Math" w:cs="Calibri"/>
                                <w:noProof/>
                                <w:kern w:val="2"/>
                                <w:sz w:val="16"/>
                                <w:szCs w:val="16"/>
                                <w:lang w:val="en-US"/>
                                <w14:ligatures w14:val="standardContextual"/>
                              </w:rPr>
                              <m:t>(t)</m:t>
                            </m:r>
                          </m:e>
                        </m:nary>
                      </m:e>
                      <m:e>
                        <m:r>
                          <w:rPr>
                            <w:rFonts w:ascii="Cambria Math" w:hAnsi="Cambria Math" w:cs="Calibri"/>
                            <w:noProof/>
                            <w:sz w:val="16"/>
                            <w:szCs w:val="16"/>
                            <w:lang w:val="en-US"/>
                          </w:rPr>
                          <m:t>v</m:t>
                        </m:r>
                        <m:d>
                          <m:dPr>
                            <m:ctrlPr>
                              <w:rPr>
                                <w:rFonts w:ascii="Cambria Math" w:hAnsi="Cambria Math" w:cs="Calibri"/>
                                <w:i/>
                                <w:noProof/>
                                <w:sz w:val="16"/>
                                <w:szCs w:val="16"/>
                                <w:lang w:val="en-US"/>
                              </w:rPr>
                            </m:ctrlPr>
                          </m:dPr>
                          <m:e>
                            <m:r>
                              <w:rPr>
                                <w:rFonts w:ascii="Cambria Math" w:hAnsi="Cambria Math" w:cs="Calibri"/>
                                <w:noProof/>
                                <w:sz w:val="16"/>
                                <w:szCs w:val="16"/>
                                <w:lang w:val="en-US"/>
                              </w:rPr>
                              <m:t>t</m:t>
                            </m:r>
                          </m:e>
                        </m:d>
                        <m:r>
                          <w:rPr>
                            <w:rFonts w:ascii="Cambria Math" w:hAnsi="Cambria Math" w:cs="Calibri"/>
                            <w:noProof/>
                            <w:sz w:val="16"/>
                            <w:szCs w:val="16"/>
                            <w:lang w:val="en-US"/>
                          </w:rPr>
                          <m:t>≥UV</m:t>
                        </m:r>
                        <m:ctrlPr>
                          <w:rPr>
                            <w:rFonts w:ascii="Cambria Math" w:eastAsia="Cambria Math" w:hAnsi="Cambria Math" w:cs="Calibri"/>
                            <w:i/>
                            <w:noProof/>
                            <w:sz w:val="16"/>
                            <w:szCs w:val="16"/>
                            <w:lang w:val="en-US"/>
                          </w:rPr>
                        </m:ctrlPr>
                      </m:e>
                      <m:e>
                        <m:sSub>
                          <m:sSubPr>
                            <m:ctrlPr>
                              <w:rPr>
                                <w:rFonts w:ascii="Cambria Math" w:eastAsiaTheme="minorHAnsi" w:hAnsi="Cambria Math" w:cs="Calibri"/>
                                <w:i/>
                                <w:noProof/>
                                <w:kern w:val="2"/>
                                <w:sz w:val="16"/>
                                <w:szCs w:val="16"/>
                                <w:lang w:val="en-US"/>
                                <w14:ligatures w14:val="standardContextual"/>
                              </w:rPr>
                            </m:ctrlPr>
                          </m:sSubPr>
                          <m:e>
                            <m:r>
                              <w:rPr>
                                <w:rFonts w:ascii="Cambria Math" w:hAnsi="Cambria Math" w:cs="Calibri"/>
                                <w:noProof/>
                                <w:sz w:val="16"/>
                                <w:szCs w:val="16"/>
                                <w:lang w:val="en-US"/>
                              </w:rPr>
                              <m:t>p</m:t>
                            </m:r>
                          </m:e>
                          <m:sub>
                            <m:r>
                              <w:rPr>
                                <w:rFonts w:ascii="Cambria Math" w:hAnsi="Cambria Math" w:cs="Calibri"/>
                                <w:noProof/>
                                <w:sz w:val="16"/>
                                <w:szCs w:val="16"/>
                                <w:lang w:val="en-US"/>
                              </w:rPr>
                              <m:t>1</m:t>
                            </m:r>
                          </m:sub>
                        </m:sSub>
                        <m:d>
                          <m:dPr>
                            <m:ctrlPr>
                              <w:rPr>
                                <w:rFonts w:ascii="Cambria Math" w:hAnsi="Cambria Math" w:cs="Calibri"/>
                                <w:i/>
                                <w:noProof/>
                                <w:sz w:val="16"/>
                                <w:szCs w:val="16"/>
                                <w:lang w:val="en-US"/>
                              </w:rPr>
                            </m:ctrlPr>
                          </m:dPr>
                          <m:e>
                            <m:r>
                              <w:rPr>
                                <w:rFonts w:ascii="Cambria Math" w:hAnsi="Cambria Math" w:cs="Calibri"/>
                                <w:noProof/>
                                <w:sz w:val="16"/>
                                <w:szCs w:val="16"/>
                                <w:lang w:val="en-US"/>
                              </w:rPr>
                              <m:t>t</m:t>
                            </m:r>
                          </m:e>
                        </m:d>
                        <m:r>
                          <w:rPr>
                            <w:rFonts w:ascii="Cambria Math" w:hAnsi="Cambria Math" w:cs="Calibri"/>
                            <w:noProof/>
                            <w:sz w:val="16"/>
                            <w:szCs w:val="16"/>
                            <w:lang w:val="en-US"/>
                          </w:rPr>
                          <m:t>=</m:t>
                        </m:r>
                        <m:sSub>
                          <m:sSubPr>
                            <m:ctrlPr>
                              <w:rPr>
                                <w:rFonts w:ascii="Cambria Math" w:eastAsiaTheme="minorHAnsi" w:hAnsi="Cambria Math" w:cs="Calibri"/>
                                <w:i/>
                                <w:noProof/>
                                <w:kern w:val="2"/>
                                <w:sz w:val="16"/>
                                <w:szCs w:val="16"/>
                                <w:lang w:val="en-US"/>
                                <w14:ligatures w14:val="standardContextual"/>
                              </w:rPr>
                            </m:ctrlPr>
                          </m:sSubPr>
                          <m:e>
                            <m:r>
                              <w:rPr>
                                <w:rFonts w:ascii="Cambria Math" w:hAnsi="Cambria Math" w:cs="Calibri"/>
                                <w:noProof/>
                                <w:sz w:val="16"/>
                                <w:szCs w:val="16"/>
                                <w:lang w:val="en-US"/>
                              </w:rPr>
                              <m:t>K</m:t>
                            </m:r>
                          </m:e>
                          <m:sub>
                            <m:r>
                              <w:rPr>
                                <w:rFonts w:ascii="Cambria Math" w:hAnsi="Cambria Math" w:cs="Calibri"/>
                                <w:noProof/>
                                <w:sz w:val="16"/>
                                <w:szCs w:val="16"/>
                                <w:lang w:val="en-US"/>
                              </w:rPr>
                              <m:t>2</m:t>
                            </m:r>
                          </m:sub>
                        </m:sSub>
                        <m:sSup>
                          <m:sSupPr>
                            <m:ctrlPr>
                              <w:rPr>
                                <w:rFonts w:ascii="Cambria Math" w:eastAsiaTheme="minorHAnsi" w:hAnsi="Cambria Math" w:cs="Calibri"/>
                                <w:i/>
                                <w:noProof/>
                                <w:kern w:val="2"/>
                                <w:sz w:val="16"/>
                                <w:szCs w:val="16"/>
                                <w:lang w:val="en-US"/>
                                <w14:ligatures w14:val="standardContextual"/>
                              </w:rPr>
                            </m:ctrlPr>
                          </m:sSupPr>
                          <m:e>
                            <m:r>
                              <w:rPr>
                                <w:rFonts w:ascii="Cambria Math" w:hAnsi="Cambria Math" w:cs="Calibri"/>
                                <w:noProof/>
                                <w:sz w:val="16"/>
                                <w:szCs w:val="16"/>
                                <w:lang w:val="en-US"/>
                              </w:rPr>
                              <m:t>[v</m:t>
                            </m:r>
                            <m:d>
                              <m:dPr>
                                <m:ctrlPr>
                                  <w:rPr>
                                    <w:rFonts w:ascii="Cambria Math" w:hAnsi="Cambria Math" w:cs="Calibri"/>
                                    <w:i/>
                                    <w:noProof/>
                                    <w:sz w:val="16"/>
                                    <w:szCs w:val="16"/>
                                    <w:lang w:val="en-US"/>
                                  </w:rPr>
                                </m:ctrlPr>
                              </m:dPr>
                              <m:e>
                                <m:r>
                                  <w:rPr>
                                    <w:rFonts w:ascii="Cambria Math" w:hAnsi="Cambria Math" w:cs="Calibri"/>
                                    <w:noProof/>
                                    <w:sz w:val="16"/>
                                    <w:szCs w:val="16"/>
                                    <w:lang w:val="en-US"/>
                                  </w:rPr>
                                  <m:t>t</m:t>
                                </m:r>
                              </m:e>
                            </m:d>
                            <m:r>
                              <w:rPr>
                                <w:rFonts w:ascii="Cambria Math" w:hAnsi="Cambria Math" w:cs="Calibri"/>
                                <w:noProof/>
                                <w:sz w:val="16"/>
                                <w:szCs w:val="16"/>
                                <w:lang w:val="en-US"/>
                              </w:rPr>
                              <m:t>-UV]</m:t>
                            </m:r>
                          </m:e>
                          <m:sup>
                            <m:r>
                              <w:rPr>
                                <w:rFonts w:ascii="Cambria Math" w:hAnsi="Cambria Math" w:cs="Calibri"/>
                                <w:noProof/>
                                <w:sz w:val="16"/>
                                <w:szCs w:val="16"/>
                                <w:lang w:val="en-US"/>
                              </w:rPr>
                              <m:t>2</m:t>
                            </m:r>
                          </m:sup>
                        </m:sSup>
                        <m:r>
                          <w:rPr>
                            <w:rFonts w:ascii="Cambria Math" w:hAnsi="Cambria Math" w:cs="Calibri"/>
                            <w:noProof/>
                            <w:sz w:val="16"/>
                            <w:szCs w:val="16"/>
                            <w:lang w:val="en-US"/>
                          </w:rPr>
                          <m:t>+E</m:t>
                        </m:r>
                        <m:d>
                          <m:dPr>
                            <m:begChr m:val="["/>
                            <m:endChr m:val="]"/>
                            <m:ctrlPr>
                              <w:rPr>
                                <w:rFonts w:ascii="Cambria Math" w:hAnsi="Cambria Math" w:cs="Calibri"/>
                                <w:i/>
                                <w:noProof/>
                                <w:sz w:val="16"/>
                                <w:szCs w:val="16"/>
                                <w:lang w:val="en-US"/>
                              </w:rPr>
                            </m:ctrlPr>
                          </m:dPr>
                          <m:e>
                            <m:r>
                              <w:rPr>
                                <w:rFonts w:ascii="Cambria Math" w:hAnsi="Cambria Math" w:cs="Calibri"/>
                                <w:noProof/>
                                <w:sz w:val="16"/>
                                <w:szCs w:val="16"/>
                                <w:lang w:val="en-US"/>
                              </w:rPr>
                              <m:t>v</m:t>
                            </m:r>
                            <m:d>
                              <m:dPr>
                                <m:ctrlPr>
                                  <w:rPr>
                                    <w:rFonts w:ascii="Cambria Math" w:hAnsi="Cambria Math" w:cs="Calibri"/>
                                    <w:i/>
                                    <w:noProof/>
                                    <w:sz w:val="16"/>
                                    <w:szCs w:val="16"/>
                                    <w:lang w:val="en-US"/>
                                  </w:rPr>
                                </m:ctrlPr>
                              </m:dPr>
                              <m:e>
                                <m:r>
                                  <w:rPr>
                                    <w:rFonts w:ascii="Cambria Math" w:hAnsi="Cambria Math" w:cs="Calibri"/>
                                    <w:noProof/>
                                    <w:sz w:val="16"/>
                                    <w:szCs w:val="16"/>
                                    <w:lang w:val="en-US"/>
                                  </w:rPr>
                                  <m:t>t</m:t>
                                </m:r>
                              </m:e>
                            </m:d>
                            <m:r>
                              <w:rPr>
                                <w:rFonts w:ascii="Cambria Math" w:hAnsi="Cambria Math" w:cs="Calibri"/>
                                <w:noProof/>
                                <w:sz w:val="16"/>
                                <w:szCs w:val="16"/>
                                <w:lang w:val="en-US"/>
                              </w:rPr>
                              <m:t>-UV</m:t>
                            </m:r>
                          </m:e>
                        </m:d>
                        <m:r>
                          <w:rPr>
                            <w:rFonts w:ascii="Cambria Math" w:hAnsi="Cambria Math" w:cs="Calibri"/>
                            <w:noProof/>
                            <w:sz w:val="16"/>
                            <w:szCs w:val="16"/>
                            <w:lang w:val="en-US"/>
                          </w:rPr>
                          <m:t>+p2(t)</m:t>
                        </m:r>
                        <m:ctrlPr>
                          <w:rPr>
                            <w:rFonts w:ascii="Cambria Math" w:eastAsia="Cambria Math" w:hAnsi="Cambria Math" w:cs="Calibri"/>
                            <w:i/>
                            <w:noProof/>
                            <w:sz w:val="16"/>
                            <w:szCs w:val="16"/>
                            <w:lang w:val="en-US"/>
                          </w:rPr>
                        </m:ctrlPr>
                      </m:e>
                      <m:e>
                        <m:r>
                          <w:rPr>
                            <w:rFonts w:ascii="Cambria Math" w:eastAsia="Cambria Math" w:hAnsi="Cambria Math" w:cs="Calibri"/>
                            <w:noProof/>
                            <w:sz w:val="16"/>
                            <w:szCs w:val="16"/>
                            <w:lang w:val="en-US"/>
                          </w:rPr>
                          <m:t xml:space="preserve"> </m:t>
                        </m:r>
                        <m:ctrlPr>
                          <w:rPr>
                            <w:rFonts w:ascii="Cambria Math" w:eastAsia="Cambria Math" w:hAnsi="Cambria Math" w:cs="Calibri"/>
                            <w:i/>
                            <w:noProof/>
                            <w:sz w:val="16"/>
                            <w:szCs w:val="16"/>
                            <w:lang w:val="en-US"/>
                          </w:rPr>
                        </m:ctrlPr>
                      </m:e>
                      <m:e>
                        <m:r>
                          <w:rPr>
                            <w:rFonts w:ascii="Cambria Math" w:eastAsia="Cambria Math" w:hAnsi="Cambria Math" w:cs="Calibri"/>
                            <w:noProof/>
                            <w:sz w:val="16"/>
                            <w:szCs w:val="16"/>
                            <w:lang w:val="en-US"/>
                          </w:rPr>
                          <m:t>v</m:t>
                        </m:r>
                        <m:d>
                          <m:dPr>
                            <m:ctrlPr>
                              <w:rPr>
                                <w:rFonts w:ascii="Cambria Math" w:eastAsia="Cambria Math" w:hAnsi="Cambria Math" w:cs="Calibri"/>
                                <w:i/>
                                <w:noProof/>
                                <w:sz w:val="16"/>
                                <w:szCs w:val="16"/>
                                <w:lang w:val="en-US"/>
                              </w:rPr>
                            </m:ctrlPr>
                          </m:dPr>
                          <m:e>
                            <m:r>
                              <w:rPr>
                                <w:rFonts w:ascii="Cambria Math" w:eastAsia="Cambria Math" w:hAnsi="Cambria Math" w:cs="Calibri"/>
                                <w:noProof/>
                                <w:sz w:val="16"/>
                                <w:szCs w:val="16"/>
                                <w:lang w:val="en-US"/>
                              </w:rPr>
                              <m:t>t</m:t>
                            </m:r>
                          </m:e>
                        </m:d>
                        <m:r>
                          <w:rPr>
                            <w:rFonts w:ascii="Cambria Math" w:eastAsia="Cambria Math" w:hAnsi="Cambria Math" w:cs="Calibri"/>
                            <w:noProof/>
                            <w:sz w:val="16"/>
                            <w:szCs w:val="16"/>
                            <w:lang w:val="en-US"/>
                          </w:rPr>
                          <m:t>&lt;UV&lt;0</m:t>
                        </m:r>
                        <m:ctrlPr>
                          <w:rPr>
                            <w:rFonts w:ascii="Cambria Math" w:eastAsia="Cambria Math" w:hAnsi="Cambria Math" w:cs="Calibri"/>
                            <w:i/>
                            <w:noProof/>
                            <w:sz w:val="16"/>
                            <w:szCs w:val="16"/>
                            <w:lang w:val="en-US"/>
                          </w:rPr>
                        </m:ctrlPr>
                      </m:e>
                      <m:e>
                        <m:sSub>
                          <m:sSubPr>
                            <m:ctrlPr>
                              <w:rPr>
                                <w:rFonts w:ascii="Cambria Math" w:eastAsiaTheme="minorHAnsi" w:hAnsi="Cambria Math" w:cs="Calibri"/>
                                <w:i/>
                                <w:noProof/>
                                <w:kern w:val="2"/>
                                <w:sz w:val="16"/>
                                <w:szCs w:val="16"/>
                                <w:lang w:val="en-US"/>
                                <w14:ligatures w14:val="standardContextual"/>
                              </w:rPr>
                            </m:ctrlPr>
                          </m:sSubPr>
                          <m:e>
                            <m:r>
                              <w:rPr>
                                <w:rFonts w:ascii="Cambria Math" w:hAnsi="Cambria Math" w:cs="Calibri"/>
                                <w:noProof/>
                                <w:sz w:val="16"/>
                                <w:szCs w:val="16"/>
                                <w:lang w:val="en-US"/>
                              </w:rPr>
                              <m:t>p</m:t>
                            </m:r>
                          </m:e>
                          <m:sub>
                            <m:r>
                              <w:rPr>
                                <w:rFonts w:ascii="Cambria Math" w:hAnsi="Cambria Math" w:cs="Calibri"/>
                                <w:noProof/>
                                <w:sz w:val="16"/>
                                <w:szCs w:val="16"/>
                                <w:lang w:val="en-US"/>
                              </w:rPr>
                              <m:t>1</m:t>
                            </m:r>
                          </m:sub>
                        </m:sSub>
                        <m:d>
                          <m:dPr>
                            <m:ctrlPr>
                              <w:rPr>
                                <w:rFonts w:ascii="Cambria Math" w:hAnsi="Cambria Math" w:cs="Calibri"/>
                                <w:i/>
                                <w:noProof/>
                                <w:sz w:val="16"/>
                                <w:szCs w:val="16"/>
                                <w:lang w:val="en-US"/>
                              </w:rPr>
                            </m:ctrlPr>
                          </m:dPr>
                          <m:e>
                            <m:r>
                              <w:rPr>
                                <w:rFonts w:ascii="Cambria Math" w:hAnsi="Cambria Math" w:cs="Calibri"/>
                                <w:noProof/>
                                <w:sz w:val="16"/>
                                <w:szCs w:val="16"/>
                                <w:lang w:val="en-US"/>
                              </w:rPr>
                              <m:t>t</m:t>
                            </m:r>
                          </m:e>
                        </m:d>
                        <m:r>
                          <w:rPr>
                            <w:rFonts w:ascii="Cambria Math" w:hAnsi="Cambria Math" w:cs="Calibri"/>
                            <w:noProof/>
                            <w:sz w:val="16"/>
                            <w:szCs w:val="16"/>
                            <w:lang w:val="en-US"/>
                          </w:rPr>
                          <m:t>=</m:t>
                        </m:r>
                        <m:sSub>
                          <m:sSubPr>
                            <m:ctrlPr>
                              <w:rPr>
                                <w:rFonts w:ascii="Cambria Math" w:eastAsiaTheme="minorHAnsi" w:hAnsi="Cambria Math" w:cs="Calibri"/>
                                <w:i/>
                                <w:noProof/>
                                <w:kern w:val="2"/>
                                <w:sz w:val="16"/>
                                <w:szCs w:val="16"/>
                                <w:lang w:val="en-US"/>
                                <w14:ligatures w14:val="standardContextual"/>
                              </w:rPr>
                            </m:ctrlPr>
                          </m:sSubPr>
                          <m:e>
                            <m:r>
                              <w:rPr>
                                <w:rFonts w:ascii="Cambria Math" w:hAnsi="Cambria Math" w:cs="Calibri"/>
                                <w:noProof/>
                                <w:sz w:val="16"/>
                                <w:szCs w:val="16"/>
                                <w:lang w:val="en-US"/>
                              </w:rPr>
                              <m:t>-K</m:t>
                            </m:r>
                          </m:e>
                          <m:sub>
                            <m:r>
                              <w:rPr>
                                <w:rFonts w:ascii="Cambria Math" w:hAnsi="Cambria Math" w:cs="Calibri"/>
                                <w:noProof/>
                                <w:sz w:val="16"/>
                                <w:szCs w:val="16"/>
                                <w:lang w:val="en-US"/>
                              </w:rPr>
                              <m:t>2</m:t>
                            </m:r>
                          </m:sub>
                        </m:sSub>
                        <m:sSup>
                          <m:sSupPr>
                            <m:ctrlPr>
                              <w:rPr>
                                <w:rFonts w:ascii="Cambria Math" w:eastAsiaTheme="minorHAnsi" w:hAnsi="Cambria Math" w:cs="Calibri"/>
                                <w:i/>
                                <w:noProof/>
                                <w:kern w:val="2"/>
                                <w:sz w:val="16"/>
                                <w:szCs w:val="16"/>
                                <w:lang w:val="en-US"/>
                                <w14:ligatures w14:val="standardContextual"/>
                              </w:rPr>
                            </m:ctrlPr>
                          </m:sSupPr>
                          <m:e>
                            <m:r>
                              <w:rPr>
                                <w:rFonts w:ascii="Cambria Math" w:hAnsi="Cambria Math" w:cs="Calibri"/>
                                <w:noProof/>
                                <w:sz w:val="16"/>
                                <w:szCs w:val="16"/>
                                <w:lang w:val="en-US"/>
                              </w:rPr>
                              <m:t>[v</m:t>
                            </m:r>
                            <m:d>
                              <m:dPr>
                                <m:ctrlPr>
                                  <w:rPr>
                                    <w:rFonts w:ascii="Cambria Math" w:hAnsi="Cambria Math" w:cs="Calibri"/>
                                    <w:i/>
                                    <w:noProof/>
                                    <w:sz w:val="16"/>
                                    <w:szCs w:val="16"/>
                                    <w:lang w:val="en-US"/>
                                  </w:rPr>
                                </m:ctrlPr>
                              </m:dPr>
                              <m:e>
                                <m:r>
                                  <w:rPr>
                                    <w:rFonts w:ascii="Cambria Math" w:hAnsi="Cambria Math" w:cs="Calibri"/>
                                    <w:noProof/>
                                    <w:sz w:val="16"/>
                                    <w:szCs w:val="16"/>
                                    <w:lang w:val="en-US"/>
                                  </w:rPr>
                                  <m:t>t</m:t>
                                </m:r>
                              </m:e>
                            </m:d>
                            <m:r>
                              <w:rPr>
                                <w:rFonts w:ascii="Cambria Math" w:hAnsi="Cambria Math" w:cs="Calibri"/>
                                <w:noProof/>
                                <w:sz w:val="16"/>
                                <w:szCs w:val="16"/>
                                <w:lang w:val="en-US"/>
                              </w:rPr>
                              <m:t>-UV]</m:t>
                            </m:r>
                          </m:e>
                          <m:sup>
                            <m:r>
                              <w:rPr>
                                <w:rFonts w:ascii="Cambria Math" w:hAnsi="Cambria Math" w:cs="Calibri"/>
                                <w:noProof/>
                                <w:sz w:val="16"/>
                                <w:szCs w:val="16"/>
                                <w:lang w:val="en-US"/>
                              </w:rPr>
                              <m:t>2</m:t>
                            </m:r>
                          </m:sup>
                        </m:sSup>
                        <m:r>
                          <w:rPr>
                            <w:rFonts w:ascii="Cambria Math" w:hAnsi="Cambria Math" w:cs="Calibri"/>
                            <w:noProof/>
                            <w:sz w:val="16"/>
                            <w:szCs w:val="16"/>
                            <w:lang w:val="en-US"/>
                          </w:rPr>
                          <m:t>+E</m:t>
                        </m:r>
                        <m:d>
                          <m:dPr>
                            <m:begChr m:val="["/>
                            <m:endChr m:val="]"/>
                            <m:ctrlPr>
                              <w:rPr>
                                <w:rFonts w:ascii="Cambria Math" w:hAnsi="Cambria Math" w:cs="Calibri"/>
                                <w:i/>
                                <w:noProof/>
                                <w:sz w:val="16"/>
                                <w:szCs w:val="16"/>
                                <w:lang w:val="en-US"/>
                              </w:rPr>
                            </m:ctrlPr>
                          </m:dPr>
                          <m:e>
                            <m:r>
                              <w:rPr>
                                <w:rFonts w:ascii="Cambria Math" w:hAnsi="Cambria Math" w:cs="Calibri"/>
                                <w:noProof/>
                                <w:sz w:val="16"/>
                                <w:szCs w:val="16"/>
                                <w:lang w:val="en-US"/>
                              </w:rPr>
                              <m:t>v</m:t>
                            </m:r>
                            <m:d>
                              <m:dPr>
                                <m:ctrlPr>
                                  <w:rPr>
                                    <w:rFonts w:ascii="Cambria Math" w:hAnsi="Cambria Math" w:cs="Calibri"/>
                                    <w:i/>
                                    <w:noProof/>
                                    <w:sz w:val="16"/>
                                    <w:szCs w:val="16"/>
                                    <w:lang w:val="en-US"/>
                                  </w:rPr>
                                </m:ctrlPr>
                              </m:dPr>
                              <m:e>
                                <m:r>
                                  <w:rPr>
                                    <w:rFonts w:ascii="Cambria Math" w:hAnsi="Cambria Math" w:cs="Calibri"/>
                                    <w:noProof/>
                                    <w:sz w:val="16"/>
                                    <w:szCs w:val="16"/>
                                    <w:lang w:val="en-US"/>
                                  </w:rPr>
                                  <m:t>t</m:t>
                                </m:r>
                              </m:e>
                            </m:d>
                            <m:r>
                              <w:rPr>
                                <w:rFonts w:ascii="Cambria Math" w:hAnsi="Cambria Math" w:cs="Calibri"/>
                                <w:noProof/>
                                <w:sz w:val="16"/>
                                <w:szCs w:val="16"/>
                                <w:lang w:val="en-US"/>
                              </w:rPr>
                              <m:t>-UV</m:t>
                            </m:r>
                          </m:e>
                        </m:d>
                        <m:r>
                          <w:rPr>
                            <w:rFonts w:ascii="Cambria Math" w:hAnsi="Cambria Math" w:cs="Calibri"/>
                            <w:noProof/>
                            <w:sz w:val="16"/>
                            <w:szCs w:val="16"/>
                            <w:lang w:val="en-US"/>
                          </w:rPr>
                          <m:t>+p2(t)</m:t>
                        </m:r>
                      </m:e>
                    </m:eqArr>
                  </m:e>
                </m:d>
              </m:oMath>
            </m:oMathPara>
          </w:p>
        </w:tc>
      </w:tr>
      <w:tr w:rsidR="003D4A22" w:rsidRPr="000B3348" w14:paraId="390FE07F" w14:textId="77777777" w:rsidTr="000E2AFB">
        <w:trPr>
          <w:trHeight w:val="1814"/>
        </w:trPr>
        <w:tc>
          <w:tcPr>
            <w:tcW w:w="692" w:type="pct"/>
            <w:vAlign w:val="center"/>
          </w:tcPr>
          <w:p w14:paraId="6DCA4B79"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Time-varying elastance</w:t>
            </w:r>
          </w:p>
          <w:p w14:paraId="04BE5D1F"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Eq. 8</w:t>
            </w:r>
          </w:p>
        </w:tc>
        <w:tc>
          <w:tcPr>
            <w:tcW w:w="844" w:type="pct"/>
            <w:vAlign w:val="center"/>
          </w:tcPr>
          <w:p w14:paraId="1607118E" w14:textId="77777777" w:rsidR="003D4A22" w:rsidRPr="000B3348" w:rsidRDefault="003D4A22" w:rsidP="0050369C">
            <w:pPr>
              <w:pStyle w:val="NoSpacing"/>
              <w:spacing w:before="0"/>
              <w:jc w:val="center"/>
              <w:rPr>
                <w:rFonts w:ascii="Calibri" w:hAnsi="Calibri" w:cs="Calibri"/>
                <w:noProof/>
                <w:sz w:val="20"/>
                <w:szCs w:val="20"/>
                <w:lang w:val="en-US"/>
              </w:rPr>
            </w:pPr>
            <w:r w:rsidRPr="000B3348">
              <w:rPr>
                <w:rFonts w:ascii="Calibri" w:hAnsi="Calibri" w:cs="Calibri"/>
                <w:noProof/>
                <w:sz w:val="20"/>
                <w:szCs w:val="20"/>
              </w:rPr>
              <w:drawing>
                <wp:inline distT="0" distB="0" distL="0" distR="0" wp14:anchorId="59841605" wp14:editId="3B4DB28E">
                  <wp:extent cx="606808" cy="745067"/>
                  <wp:effectExtent l="0" t="0" r="3175" b="4445"/>
                  <wp:docPr id="98050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50129" name=""/>
                          <pic:cNvPicPr/>
                        </pic:nvPicPr>
                        <pic:blipFill>
                          <a:blip r:embed="rId29"/>
                          <a:stretch>
                            <a:fillRect/>
                          </a:stretch>
                        </pic:blipFill>
                        <pic:spPr>
                          <a:xfrm>
                            <a:off x="0" y="0"/>
                            <a:ext cx="627488" cy="770459"/>
                          </a:xfrm>
                          <a:prstGeom prst="rect">
                            <a:avLst/>
                          </a:prstGeom>
                        </pic:spPr>
                      </pic:pic>
                    </a:graphicData>
                  </a:graphic>
                </wp:inline>
              </w:drawing>
            </w:r>
          </w:p>
        </w:tc>
        <w:tc>
          <w:tcPr>
            <w:tcW w:w="1142" w:type="pct"/>
            <w:vAlign w:val="center"/>
          </w:tcPr>
          <w:p w14:paraId="28393D45"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rPr>
              <w:drawing>
                <wp:inline distT="0" distB="0" distL="0" distR="0" wp14:anchorId="2EC7CB47" wp14:editId="41CE2687">
                  <wp:extent cx="1174590" cy="949813"/>
                  <wp:effectExtent l="0" t="0" r="0" b="0"/>
                  <wp:docPr id="1726521256" name="Graphic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521256" name="Graphic 1726521256"/>
                          <pic:cNvPicPr/>
                        </pic:nvPicPr>
                        <pic:blipFill>
                          <a:blip r:embed="rId30">
                            <a:extLst>
                              <a:ext uri="{96DAC541-7B7A-43D3-8B79-37D633B846F1}">
                                <asvg:svgBlip xmlns:asvg="http://schemas.microsoft.com/office/drawing/2016/SVG/main" r:embed="rId31"/>
                              </a:ext>
                            </a:extLst>
                          </a:blip>
                          <a:stretch>
                            <a:fillRect/>
                          </a:stretch>
                        </pic:blipFill>
                        <pic:spPr>
                          <a:xfrm>
                            <a:off x="0" y="0"/>
                            <a:ext cx="1212242" cy="980260"/>
                          </a:xfrm>
                          <a:prstGeom prst="rect">
                            <a:avLst/>
                          </a:prstGeom>
                        </pic:spPr>
                      </pic:pic>
                    </a:graphicData>
                  </a:graphic>
                </wp:inline>
              </w:drawing>
            </w:r>
          </w:p>
        </w:tc>
        <w:tc>
          <w:tcPr>
            <w:tcW w:w="2321" w:type="pct"/>
            <w:vAlign w:val="center"/>
          </w:tcPr>
          <w:p w14:paraId="36F03AE3" w14:textId="77777777" w:rsidR="003D4A22" w:rsidRPr="000B3348" w:rsidRDefault="00000000" w:rsidP="00E26FD8">
            <w:pPr>
              <w:pStyle w:val="NoSpacing"/>
              <w:spacing w:before="0"/>
              <w:jc w:val="both"/>
              <w:rPr>
                <w:rFonts w:ascii="Calibri" w:hAnsi="Calibri" w:cs="Calibri"/>
                <w:noProof/>
                <w:sz w:val="20"/>
                <w:szCs w:val="20"/>
                <w:lang w:val="en-US"/>
              </w:rPr>
            </w:pPr>
            <m:oMathPara>
              <m:oMath>
                <m:d>
                  <m:dPr>
                    <m:begChr m:val="{"/>
                    <m:endChr m:val=""/>
                    <m:ctrlPr>
                      <w:rPr>
                        <w:rFonts w:ascii="Cambria Math" w:eastAsiaTheme="minorHAnsi" w:hAnsi="Cambria Math" w:cs="Calibri"/>
                        <w:i/>
                        <w:noProof/>
                        <w:kern w:val="2"/>
                        <w:sz w:val="16"/>
                        <w:szCs w:val="16"/>
                        <w:lang w:val="en-US"/>
                        <w14:ligatures w14:val="standardContextual"/>
                      </w:rPr>
                    </m:ctrlPr>
                  </m:dPr>
                  <m:e>
                    <m:eqArr>
                      <m:eqArrPr>
                        <m:ctrlPr>
                          <w:rPr>
                            <w:rFonts w:ascii="Cambria Math" w:eastAsiaTheme="minorHAnsi" w:hAnsi="Cambria Math" w:cs="Calibri"/>
                            <w:i/>
                            <w:noProof/>
                            <w:kern w:val="2"/>
                            <w:sz w:val="16"/>
                            <w:szCs w:val="16"/>
                            <w:lang w:val="en-US"/>
                            <w14:ligatures w14:val="standardContextual"/>
                          </w:rPr>
                        </m:ctrlPr>
                      </m:eqArrPr>
                      <m:e>
                        <m:r>
                          <w:rPr>
                            <w:rFonts w:ascii="Cambria Math" w:hAnsi="Cambria Math" w:cs="Calibri"/>
                            <w:noProof/>
                            <w:sz w:val="16"/>
                            <w:szCs w:val="16"/>
                            <w:lang w:val="en-US"/>
                          </w:rPr>
                          <m:t>v</m:t>
                        </m:r>
                        <m:d>
                          <m:dPr>
                            <m:ctrlPr>
                              <w:rPr>
                                <w:rFonts w:ascii="Cambria Math" w:hAnsi="Cambria Math" w:cs="Calibri"/>
                                <w:i/>
                                <w:noProof/>
                                <w:sz w:val="16"/>
                                <w:szCs w:val="16"/>
                                <w:lang w:val="en-US"/>
                              </w:rPr>
                            </m:ctrlPr>
                          </m:dPr>
                          <m:e>
                            <m:r>
                              <w:rPr>
                                <w:rFonts w:ascii="Cambria Math" w:hAnsi="Cambria Math" w:cs="Calibri"/>
                                <w:noProof/>
                                <w:sz w:val="16"/>
                                <w:szCs w:val="16"/>
                                <w:lang w:val="en-US"/>
                              </w:rPr>
                              <m:t>t</m:t>
                            </m:r>
                          </m:e>
                        </m:d>
                        <m:r>
                          <w:rPr>
                            <w:rFonts w:ascii="Cambria Math" w:hAnsi="Cambria Math" w:cs="Calibri"/>
                            <w:noProof/>
                            <w:sz w:val="16"/>
                            <w:szCs w:val="16"/>
                            <w:lang w:val="en-US"/>
                          </w:rPr>
                          <m:t>≥UV</m:t>
                        </m:r>
                      </m:e>
                      <m:e>
                        <m:sSub>
                          <m:sSubPr>
                            <m:ctrlPr>
                              <w:rPr>
                                <w:rFonts w:ascii="Cambria Math" w:eastAsiaTheme="minorHAnsi" w:hAnsi="Cambria Math" w:cs="Calibri"/>
                                <w:i/>
                                <w:noProof/>
                                <w:kern w:val="2"/>
                                <w:sz w:val="16"/>
                                <w:szCs w:val="16"/>
                                <w:lang w:val="en-US"/>
                                <w14:ligatures w14:val="standardContextual"/>
                              </w:rPr>
                            </m:ctrlPr>
                          </m:sSubPr>
                          <m:e>
                            <m:r>
                              <w:rPr>
                                <w:rFonts w:ascii="Cambria Math" w:hAnsi="Cambria Math" w:cs="Calibri"/>
                                <w:noProof/>
                                <w:sz w:val="16"/>
                                <w:szCs w:val="16"/>
                                <w:lang w:val="en-US"/>
                              </w:rPr>
                              <m:t>p</m:t>
                            </m:r>
                          </m:e>
                          <m:sub>
                            <m:r>
                              <w:rPr>
                                <w:rFonts w:ascii="Cambria Math" w:hAnsi="Cambria Math" w:cs="Calibri"/>
                                <w:noProof/>
                                <w:sz w:val="16"/>
                                <w:szCs w:val="16"/>
                                <w:lang w:val="en-US"/>
                              </w:rPr>
                              <m:t>ed</m:t>
                            </m:r>
                          </m:sub>
                        </m:sSub>
                        <m:d>
                          <m:dPr>
                            <m:ctrlPr>
                              <w:rPr>
                                <w:rFonts w:ascii="Cambria Math" w:hAnsi="Cambria Math" w:cs="Calibri"/>
                                <w:i/>
                                <w:noProof/>
                                <w:sz w:val="16"/>
                                <w:szCs w:val="16"/>
                                <w:lang w:val="en-US"/>
                              </w:rPr>
                            </m:ctrlPr>
                          </m:dPr>
                          <m:e>
                            <m:r>
                              <w:rPr>
                                <w:rFonts w:ascii="Cambria Math" w:hAnsi="Cambria Math" w:cs="Calibri"/>
                                <w:noProof/>
                                <w:sz w:val="16"/>
                                <w:szCs w:val="16"/>
                                <w:lang w:val="en-US"/>
                              </w:rPr>
                              <m:t>t</m:t>
                            </m:r>
                          </m:e>
                        </m:d>
                        <m:r>
                          <w:rPr>
                            <w:rFonts w:ascii="Cambria Math" w:hAnsi="Cambria Math" w:cs="Calibri"/>
                            <w:noProof/>
                            <w:sz w:val="16"/>
                            <w:szCs w:val="16"/>
                            <w:lang w:val="en-US"/>
                          </w:rPr>
                          <m:t>=</m:t>
                        </m:r>
                        <m:sSub>
                          <m:sSubPr>
                            <m:ctrlPr>
                              <w:rPr>
                                <w:rFonts w:ascii="Cambria Math" w:eastAsiaTheme="minorHAnsi" w:hAnsi="Cambria Math" w:cs="Calibri"/>
                                <w:i/>
                                <w:noProof/>
                                <w:kern w:val="2"/>
                                <w:sz w:val="16"/>
                                <w:szCs w:val="16"/>
                                <w:lang w:val="en-US"/>
                                <w14:ligatures w14:val="standardContextual"/>
                              </w:rPr>
                            </m:ctrlPr>
                          </m:sSubPr>
                          <m:e>
                            <m:r>
                              <w:rPr>
                                <w:rFonts w:ascii="Cambria Math" w:hAnsi="Cambria Math" w:cs="Calibri"/>
                                <w:noProof/>
                                <w:sz w:val="16"/>
                                <w:szCs w:val="16"/>
                                <w:lang w:val="en-US"/>
                              </w:rPr>
                              <m:t>K</m:t>
                            </m:r>
                          </m:e>
                          <m:sub>
                            <m:r>
                              <w:rPr>
                                <w:rFonts w:ascii="Cambria Math" w:hAnsi="Cambria Math" w:cs="Calibri"/>
                                <w:noProof/>
                                <w:sz w:val="16"/>
                                <w:szCs w:val="16"/>
                                <w:lang w:val="en-US"/>
                              </w:rPr>
                              <m:t>2</m:t>
                            </m:r>
                          </m:sub>
                        </m:sSub>
                        <m:sSup>
                          <m:sSupPr>
                            <m:ctrlPr>
                              <w:rPr>
                                <w:rFonts w:ascii="Cambria Math" w:eastAsiaTheme="minorHAnsi" w:hAnsi="Cambria Math" w:cs="Calibri"/>
                                <w:i/>
                                <w:noProof/>
                                <w:kern w:val="2"/>
                                <w:sz w:val="16"/>
                                <w:szCs w:val="16"/>
                                <w:lang w:val="en-US"/>
                                <w14:ligatures w14:val="standardContextual"/>
                              </w:rPr>
                            </m:ctrlPr>
                          </m:sSupPr>
                          <m:e>
                            <m:r>
                              <w:rPr>
                                <w:rFonts w:ascii="Cambria Math" w:hAnsi="Cambria Math" w:cs="Calibri"/>
                                <w:noProof/>
                                <w:sz w:val="16"/>
                                <w:szCs w:val="16"/>
                                <w:lang w:val="en-US"/>
                              </w:rPr>
                              <m:t>[v</m:t>
                            </m:r>
                            <m:d>
                              <m:dPr>
                                <m:ctrlPr>
                                  <w:rPr>
                                    <w:rFonts w:ascii="Cambria Math" w:hAnsi="Cambria Math" w:cs="Calibri"/>
                                    <w:i/>
                                    <w:noProof/>
                                    <w:sz w:val="16"/>
                                    <w:szCs w:val="16"/>
                                    <w:lang w:val="en-US"/>
                                  </w:rPr>
                                </m:ctrlPr>
                              </m:dPr>
                              <m:e>
                                <m:r>
                                  <w:rPr>
                                    <w:rFonts w:ascii="Cambria Math" w:hAnsi="Cambria Math" w:cs="Calibri"/>
                                    <w:noProof/>
                                    <w:sz w:val="16"/>
                                    <w:szCs w:val="16"/>
                                    <w:lang w:val="en-US"/>
                                  </w:rPr>
                                  <m:t>t</m:t>
                                </m:r>
                              </m:e>
                            </m:d>
                            <m:r>
                              <w:rPr>
                                <w:rFonts w:ascii="Cambria Math" w:hAnsi="Cambria Math" w:cs="Calibri"/>
                                <w:noProof/>
                                <w:sz w:val="16"/>
                                <w:szCs w:val="16"/>
                                <w:lang w:val="en-US"/>
                              </w:rPr>
                              <m:t>-UV]</m:t>
                            </m:r>
                          </m:e>
                          <m:sup>
                            <m:r>
                              <w:rPr>
                                <w:rFonts w:ascii="Cambria Math" w:hAnsi="Cambria Math" w:cs="Calibri"/>
                                <w:noProof/>
                                <w:sz w:val="16"/>
                                <w:szCs w:val="16"/>
                                <w:lang w:val="en-US"/>
                              </w:rPr>
                              <m:t>2</m:t>
                            </m:r>
                          </m:sup>
                        </m:sSup>
                        <m:r>
                          <w:rPr>
                            <w:rFonts w:ascii="Cambria Math" w:hAnsi="Cambria Math" w:cs="Calibri"/>
                            <w:noProof/>
                            <w:sz w:val="16"/>
                            <w:szCs w:val="16"/>
                            <w:lang w:val="en-US"/>
                          </w:rPr>
                          <m:t>+</m:t>
                        </m:r>
                        <m:sSub>
                          <m:sSubPr>
                            <m:ctrlPr>
                              <w:rPr>
                                <w:rFonts w:ascii="Cambria Math" w:eastAsiaTheme="minorHAnsi" w:hAnsi="Cambria Math" w:cs="Calibri"/>
                                <w:i/>
                                <w:noProof/>
                                <w:kern w:val="2"/>
                                <w:sz w:val="16"/>
                                <w:szCs w:val="16"/>
                                <w:lang w:val="en-US"/>
                                <w14:ligatures w14:val="standardContextual"/>
                              </w:rPr>
                            </m:ctrlPr>
                          </m:sSubPr>
                          <m:e>
                            <m:r>
                              <w:rPr>
                                <w:rFonts w:ascii="Cambria Math" w:hAnsi="Cambria Math" w:cs="Calibri"/>
                                <w:noProof/>
                                <w:sz w:val="16"/>
                                <w:szCs w:val="16"/>
                                <w:lang w:val="en-US"/>
                              </w:rPr>
                              <m:t>E</m:t>
                            </m:r>
                          </m:e>
                          <m:sub>
                            <m:r>
                              <w:rPr>
                                <w:rFonts w:ascii="Cambria Math" w:hAnsi="Cambria Math" w:cs="Calibri"/>
                                <w:noProof/>
                                <w:sz w:val="16"/>
                                <w:szCs w:val="16"/>
                                <w:lang w:val="en-US"/>
                              </w:rPr>
                              <m:t>min</m:t>
                            </m:r>
                          </m:sub>
                        </m:sSub>
                        <m:d>
                          <m:dPr>
                            <m:begChr m:val="["/>
                            <m:endChr m:val="]"/>
                            <m:ctrlPr>
                              <w:rPr>
                                <w:rFonts w:ascii="Cambria Math" w:hAnsi="Cambria Math" w:cs="Calibri"/>
                                <w:i/>
                                <w:noProof/>
                                <w:sz w:val="16"/>
                                <w:szCs w:val="16"/>
                                <w:lang w:val="en-US"/>
                              </w:rPr>
                            </m:ctrlPr>
                          </m:dPr>
                          <m:e>
                            <m:r>
                              <w:rPr>
                                <w:rFonts w:ascii="Cambria Math" w:hAnsi="Cambria Math" w:cs="Calibri"/>
                                <w:noProof/>
                                <w:sz w:val="16"/>
                                <w:szCs w:val="16"/>
                                <w:lang w:val="en-US"/>
                              </w:rPr>
                              <m:t>v</m:t>
                            </m:r>
                            <m:d>
                              <m:dPr>
                                <m:ctrlPr>
                                  <w:rPr>
                                    <w:rFonts w:ascii="Cambria Math" w:hAnsi="Cambria Math" w:cs="Calibri"/>
                                    <w:i/>
                                    <w:noProof/>
                                    <w:sz w:val="16"/>
                                    <w:szCs w:val="16"/>
                                    <w:lang w:val="en-US"/>
                                  </w:rPr>
                                </m:ctrlPr>
                              </m:dPr>
                              <m:e>
                                <m:r>
                                  <w:rPr>
                                    <w:rFonts w:ascii="Cambria Math" w:hAnsi="Cambria Math" w:cs="Calibri"/>
                                    <w:noProof/>
                                    <w:sz w:val="16"/>
                                    <w:szCs w:val="16"/>
                                    <w:lang w:val="en-US"/>
                                  </w:rPr>
                                  <m:t>t</m:t>
                                </m:r>
                              </m:e>
                            </m:d>
                            <m:r>
                              <w:rPr>
                                <w:rFonts w:ascii="Cambria Math" w:hAnsi="Cambria Math" w:cs="Calibri"/>
                                <w:noProof/>
                                <w:sz w:val="16"/>
                                <w:szCs w:val="16"/>
                                <w:lang w:val="en-US"/>
                              </w:rPr>
                              <m:t>-UV</m:t>
                            </m:r>
                          </m:e>
                        </m:d>
                        <m:ctrlPr>
                          <w:rPr>
                            <w:rFonts w:ascii="Cambria Math" w:eastAsia="Cambria Math" w:hAnsi="Cambria Math" w:cs="Calibri"/>
                            <w:i/>
                            <w:noProof/>
                            <w:sz w:val="16"/>
                            <w:szCs w:val="16"/>
                            <w:lang w:val="en-US"/>
                          </w:rPr>
                        </m:ctrlPr>
                      </m:e>
                      <m:e>
                        <m:r>
                          <w:rPr>
                            <w:rFonts w:ascii="Cambria Math" w:eastAsia="Cambria Math" w:hAnsi="Cambria Math" w:cs="Calibri"/>
                            <w:noProof/>
                            <w:sz w:val="16"/>
                            <w:szCs w:val="16"/>
                            <w:lang w:val="en-US"/>
                          </w:rPr>
                          <m:t xml:space="preserve"> </m:t>
                        </m:r>
                        <m:sSub>
                          <m:sSubPr>
                            <m:ctrlPr>
                              <w:rPr>
                                <w:rFonts w:ascii="Cambria Math" w:eastAsia="Cambria Math" w:hAnsi="Cambria Math" w:cs="Calibri"/>
                                <w:i/>
                                <w:noProof/>
                                <w:kern w:val="2"/>
                                <w:sz w:val="16"/>
                                <w:szCs w:val="16"/>
                                <w:lang w:val="en-US"/>
                                <w14:ligatures w14:val="standardContextual"/>
                              </w:rPr>
                            </m:ctrlPr>
                          </m:sSubPr>
                          <m:e>
                            <m:r>
                              <w:rPr>
                                <w:rFonts w:ascii="Cambria Math" w:eastAsia="Cambria Math" w:hAnsi="Cambria Math" w:cs="Calibri"/>
                                <w:noProof/>
                                <w:sz w:val="16"/>
                                <w:szCs w:val="16"/>
                                <w:lang w:val="en-US"/>
                              </w:rPr>
                              <m:t>p</m:t>
                            </m:r>
                          </m:e>
                          <m:sub>
                            <m:r>
                              <w:rPr>
                                <w:rFonts w:ascii="Cambria Math" w:eastAsia="Cambria Math" w:hAnsi="Cambria Math" w:cs="Calibri"/>
                                <w:noProof/>
                                <w:sz w:val="16"/>
                                <w:szCs w:val="16"/>
                                <w:lang w:val="en-US"/>
                              </w:rPr>
                              <m:t>ms</m:t>
                            </m:r>
                          </m:sub>
                        </m:sSub>
                        <m:d>
                          <m:dPr>
                            <m:ctrlPr>
                              <w:rPr>
                                <w:rFonts w:ascii="Cambria Math" w:eastAsia="Cambria Math" w:hAnsi="Cambria Math" w:cs="Calibri"/>
                                <w:i/>
                                <w:noProof/>
                                <w:sz w:val="16"/>
                                <w:szCs w:val="16"/>
                                <w:lang w:val="en-US"/>
                              </w:rPr>
                            </m:ctrlPr>
                          </m:dPr>
                          <m:e>
                            <m:r>
                              <w:rPr>
                                <w:rFonts w:ascii="Cambria Math" w:eastAsia="Cambria Math" w:hAnsi="Cambria Math" w:cs="Calibri"/>
                                <w:noProof/>
                                <w:sz w:val="16"/>
                                <w:szCs w:val="16"/>
                                <w:lang w:val="en-US"/>
                              </w:rPr>
                              <m:t>t</m:t>
                            </m:r>
                          </m:e>
                        </m:d>
                        <m:r>
                          <w:rPr>
                            <w:rFonts w:ascii="Cambria Math" w:eastAsia="Cambria Math" w:hAnsi="Cambria Math" w:cs="Calibri"/>
                            <w:noProof/>
                            <w:sz w:val="16"/>
                            <w:szCs w:val="16"/>
                            <w:lang w:val="en-US"/>
                          </w:rPr>
                          <m:t>=</m:t>
                        </m:r>
                        <m:sSub>
                          <m:sSubPr>
                            <m:ctrlPr>
                              <w:rPr>
                                <w:rFonts w:ascii="Cambria Math" w:eastAsia="Cambria Math" w:hAnsi="Cambria Math" w:cs="Calibri"/>
                                <w:i/>
                                <w:noProof/>
                                <w:kern w:val="2"/>
                                <w:sz w:val="16"/>
                                <w:szCs w:val="16"/>
                                <w:lang w:val="en-US"/>
                                <w14:ligatures w14:val="standardContextual"/>
                              </w:rPr>
                            </m:ctrlPr>
                          </m:sSubPr>
                          <m:e>
                            <m:r>
                              <w:rPr>
                                <w:rFonts w:ascii="Cambria Math" w:eastAsia="Cambria Math" w:hAnsi="Cambria Math" w:cs="Calibri"/>
                                <w:noProof/>
                                <w:sz w:val="16"/>
                                <w:szCs w:val="16"/>
                                <w:lang w:val="en-US"/>
                              </w:rPr>
                              <m:t>e</m:t>
                            </m:r>
                          </m:e>
                          <m:sub>
                            <m:r>
                              <w:rPr>
                                <w:rFonts w:ascii="Cambria Math" w:eastAsia="Cambria Math" w:hAnsi="Cambria Math" w:cs="Calibri"/>
                                <w:noProof/>
                                <w:sz w:val="16"/>
                                <w:szCs w:val="16"/>
                                <w:lang w:val="en-US"/>
                              </w:rPr>
                              <m:t>max</m:t>
                            </m:r>
                          </m:sub>
                        </m:sSub>
                        <m:d>
                          <m:dPr>
                            <m:ctrlPr>
                              <w:rPr>
                                <w:rFonts w:ascii="Cambria Math" w:eastAsia="Cambria Math" w:hAnsi="Cambria Math" w:cs="Calibri"/>
                                <w:i/>
                                <w:noProof/>
                                <w:sz w:val="16"/>
                                <w:szCs w:val="16"/>
                                <w:lang w:val="en-US"/>
                              </w:rPr>
                            </m:ctrlPr>
                          </m:dPr>
                          <m:e>
                            <m:r>
                              <w:rPr>
                                <w:rFonts w:ascii="Cambria Math" w:eastAsia="Cambria Math" w:hAnsi="Cambria Math" w:cs="Calibri"/>
                                <w:noProof/>
                                <w:sz w:val="16"/>
                                <w:szCs w:val="16"/>
                                <w:lang w:val="en-US"/>
                              </w:rPr>
                              <m:t>n</m:t>
                            </m:r>
                          </m:e>
                        </m:d>
                        <m:d>
                          <m:dPr>
                            <m:begChr m:val="["/>
                            <m:endChr m:val="]"/>
                            <m:ctrlPr>
                              <w:rPr>
                                <w:rFonts w:ascii="Cambria Math" w:eastAsia="Cambria Math" w:hAnsi="Cambria Math" w:cs="Calibri"/>
                                <w:i/>
                                <w:noProof/>
                                <w:sz w:val="16"/>
                                <w:szCs w:val="16"/>
                                <w:lang w:val="en-US"/>
                              </w:rPr>
                            </m:ctrlPr>
                          </m:dPr>
                          <m:e>
                            <m:r>
                              <w:rPr>
                                <w:rFonts w:ascii="Cambria Math" w:eastAsia="Cambria Math" w:hAnsi="Cambria Math" w:cs="Calibri"/>
                                <w:noProof/>
                                <w:sz w:val="16"/>
                                <w:szCs w:val="16"/>
                                <w:lang w:val="en-US"/>
                              </w:rPr>
                              <m:t>v</m:t>
                            </m:r>
                            <m:d>
                              <m:dPr>
                                <m:ctrlPr>
                                  <w:rPr>
                                    <w:rFonts w:ascii="Cambria Math" w:eastAsia="Cambria Math" w:hAnsi="Cambria Math" w:cs="Calibri"/>
                                    <w:i/>
                                    <w:noProof/>
                                    <w:sz w:val="16"/>
                                    <w:szCs w:val="16"/>
                                    <w:lang w:val="en-US"/>
                                  </w:rPr>
                                </m:ctrlPr>
                              </m:dPr>
                              <m:e>
                                <m:r>
                                  <w:rPr>
                                    <w:rFonts w:ascii="Cambria Math" w:eastAsia="Cambria Math" w:hAnsi="Cambria Math" w:cs="Calibri"/>
                                    <w:noProof/>
                                    <w:sz w:val="16"/>
                                    <w:szCs w:val="16"/>
                                    <w:lang w:val="en-US"/>
                                  </w:rPr>
                                  <m:t>t</m:t>
                                </m:r>
                              </m:e>
                            </m:d>
                            <m:r>
                              <w:rPr>
                                <w:rFonts w:ascii="Cambria Math" w:eastAsia="Cambria Math" w:hAnsi="Cambria Math" w:cs="Calibri"/>
                                <w:noProof/>
                                <w:sz w:val="16"/>
                                <w:szCs w:val="16"/>
                                <w:lang w:val="en-US"/>
                              </w:rPr>
                              <m:t>-UV</m:t>
                            </m:r>
                          </m:e>
                        </m:d>
                        <m:ctrlPr>
                          <w:rPr>
                            <w:rFonts w:ascii="Cambria Math" w:eastAsia="Cambria Math" w:hAnsi="Cambria Math" w:cs="Calibri"/>
                            <w:i/>
                            <w:noProof/>
                            <w:sz w:val="16"/>
                            <w:szCs w:val="16"/>
                            <w:lang w:val="en-US"/>
                          </w:rPr>
                        </m:ctrlPr>
                      </m:e>
                      <m:e>
                        <m:sSub>
                          <m:sSubPr>
                            <m:ctrlPr>
                              <w:rPr>
                                <w:rFonts w:ascii="Cambria Math" w:eastAsia="Cambria Math" w:hAnsi="Cambria Math" w:cs="Calibri"/>
                                <w:i/>
                                <w:noProof/>
                                <w:kern w:val="2"/>
                                <w:sz w:val="16"/>
                                <w:szCs w:val="16"/>
                                <w:lang w:val="en-US"/>
                                <w14:ligatures w14:val="standardContextual"/>
                              </w:rPr>
                            </m:ctrlPr>
                          </m:sSubPr>
                          <m:e>
                            <m:r>
                              <w:rPr>
                                <w:rFonts w:ascii="Cambria Math" w:eastAsia="Cambria Math" w:hAnsi="Cambria Math" w:cs="Calibri"/>
                                <w:noProof/>
                                <w:sz w:val="16"/>
                                <w:szCs w:val="16"/>
                                <w:lang w:val="en-US"/>
                              </w:rPr>
                              <m:t>p</m:t>
                            </m:r>
                          </m:e>
                          <m:sub>
                            <m:r>
                              <w:rPr>
                                <w:rFonts w:ascii="Cambria Math" w:eastAsia="Cambria Math" w:hAnsi="Cambria Math" w:cs="Calibri"/>
                                <w:noProof/>
                                <w:sz w:val="16"/>
                                <w:szCs w:val="16"/>
                                <w:lang w:val="en-US"/>
                              </w:rPr>
                              <m:t>1</m:t>
                            </m:r>
                          </m:sub>
                        </m:sSub>
                        <m:d>
                          <m:dPr>
                            <m:ctrlPr>
                              <w:rPr>
                                <w:rFonts w:ascii="Cambria Math" w:eastAsia="Cambria Math" w:hAnsi="Cambria Math" w:cs="Calibri"/>
                                <w:i/>
                                <w:noProof/>
                                <w:sz w:val="16"/>
                                <w:szCs w:val="16"/>
                                <w:lang w:val="en-US"/>
                              </w:rPr>
                            </m:ctrlPr>
                          </m:dPr>
                          <m:e>
                            <m:r>
                              <w:rPr>
                                <w:rFonts w:ascii="Cambria Math" w:eastAsia="Cambria Math" w:hAnsi="Cambria Math" w:cs="Calibri"/>
                                <w:noProof/>
                                <w:sz w:val="16"/>
                                <w:szCs w:val="16"/>
                                <w:lang w:val="en-US"/>
                              </w:rPr>
                              <m:t>t</m:t>
                            </m:r>
                          </m:e>
                        </m:d>
                        <m:r>
                          <w:rPr>
                            <w:rFonts w:ascii="Cambria Math" w:eastAsia="Cambria Math" w:hAnsi="Cambria Math" w:cs="Calibri"/>
                            <w:noProof/>
                            <w:sz w:val="16"/>
                            <w:szCs w:val="16"/>
                            <w:lang w:val="en-US"/>
                          </w:rPr>
                          <m:t>=</m:t>
                        </m:r>
                        <m:d>
                          <m:dPr>
                            <m:begChr m:val="["/>
                            <m:endChr m:val="]"/>
                            <m:ctrlPr>
                              <w:rPr>
                                <w:rFonts w:ascii="Cambria Math" w:eastAsia="Cambria Math" w:hAnsi="Cambria Math" w:cs="Calibri"/>
                                <w:i/>
                                <w:noProof/>
                                <w:sz w:val="16"/>
                                <w:szCs w:val="16"/>
                                <w:lang w:val="en-US"/>
                              </w:rPr>
                            </m:ctrlPr>
                          </m:dPr>
                          <m:e>
                            <m:sSub>
                              <m:sSubPr>
                                <m:ctrlPr>
                                  <w:rPr>
                                    <w:rFonts w:ascii="Cambria Math" w:eastAsia="Cambria Math" w:hAnsi="Cambria Math" w:cs="Calibri"/>
                                    <w:i/>
                                    <w:noProof/>
                                    <w:kern w:val="2"/>
                                    <w:sz w:val="16"/>
                                    <w:szCs w:val="16"/>
                                    <w:lang w:val="en-US"/>
                                    <w14:ligatures w14:val="standardContextual"/>
                                  </w:rPr>
                                </m:ctrlPr>
                              </m:sSubPr>
                              <m:e>
                                <m:r>
                                  <w:rPr>
                                    <w:rFonts w:ascii="Cambria Math" w:eastAsia="Cambria Math" w:hAnsi="Cambria Math" w:cs="Calibri"/>
                                    <w:noProof/>
                                    <w:sz w:val="16"/>
                                    <w:szCs w:val="16"/>
                                    <w:lang w:val="en-US"/>
                                  </w:rPr>
                                  <m:t>p</m:t>
                                </m:r>
                              </m:e>
                              <m:sub>
                                <m:r>
                                  <w:rPr>
                                    <w:rFonts w:ascii="Cambria Math" w:eastAsia="Cambria Math" w:hAnsi="Cambria Math" w:cs="Calibri"/>
                                    <w:noProof/>
                                    <w:sz w:val="16"/>
                                    <w:szCs w:val="16"/>
                                    <w:lang w:val="en-US"/>
                                  </w:rPr>
                                  <m:t>ms</m:t>
                                </m:r>
                              </m:sub>
                            </m:sSub>
                            <m:d>
                              <m:dPr>
                                <m:ctrlPr>
                                  <w:rPr>
                                    <w:rFonts w:ascii="Cambria Math" w:eastAsia="Cambria Math" w:hAnsi="Cambria Math" w:cs="Calibri"/>
                                    <w:i/>
                                    <w:noProof/>
                                    <w:sz w:val="16"/>
                                    <w:szCs w:val="16"/>
                                    <w:lang w:val="en-US"/>
                                  </w:rPr>
                                </m:ctrlPr>
                              </m:dPr>
                              <m:e>
                                <m:r>
                                  <w:rPr>
                                    <w:rFonts w:ascii="Cambria Math" w:eastAsia="Cambria Math" w:hAnsi="Cambria Math" w:cs="Calibri"/>
                                    <w:noProof/>
                                    <w:sz w:val="16"/>
                                    <w:szCs w:val="16"/>
                                    <w:lang w:val="en-US"/>
                                  </w:rPr>
                                  <m:t>t</m:t>
                                </m:r>
                              </m:e>
                            </m:d>
                            <m:r>
                              <w:rPr>
                                <w:rFonts w:ascii="Cambria Math" w:eastAsia="Cambria Math" w:hAnsi="Cambria Math" w:cs="Calibri"/>
                                <w:noProof/>
                                <w:sz w:val="16"/>
                                <w:szCs w:val="16"/>
                                <w:lang w:val="en-US"/>
                              </w:rPr>
                              <m:t>-</m:t>
                            </m:r>
                            <m:sSub>
                              <m:sSubPr>
                                <m:ctrlPr>
                                  <w:rPr>
                                    <w:rFonts w:ascii="Cambria Math" w:eastAsia="Cambria Math" w:hAnsi="Cambria Math" w:cs="Calibri"/>
                                    <w:i/>
                                    <w:noProof/>
                                    <w:kern w:val="2"/>
                                    <w:sz w:val="16"/>
                                    <w:szCs w:val="16"/>
                                    <w:lang w:val="en-US"/>
                                    <w14:ligatures w14:val="standardContextual"/>
                                  </w:rPr>
                                </m:ctrlPr>
                              </m:sSubPr>
                              <m:e>
                                <m:r>
                                  <w:rPr>
                                    <w:rFonts w:ascii="Cambria Math" w:eastAsia="Cambria Math" w:hAnsi="Cambria Math" w:cs="Calibri"/>
                                    <w:noProof/>
                                    <w:sz w:val="16"/>
                                    <w:szCs w:val="16"/>
                                    <w:lang w:val="en-US"/>
                                  </w:rPr>
                                  <m:t>p</m:t>
                                </m:r>
                              </m:e>
                              <m:sub>
                                <m:r>
                                  <w:rPr>
                                    <w:rFonts w:ascii="Cambria Math" w:eastAsia="Cambria Math" w:hAnsi="Cambria Math" w:cs="Calibri"/>
                                    <w:noProof/>
                                    <w:sz w:val="16"/>
                                    <w:szCs w:val="16"/>
                                    <w:lang w:val="en-US"/>
                                  </w:rPr>
                                  <m:t>ed</m:t>
                                </m:r>
                              </m:sub>
                            </m:sSub>
                            <m:d>
                              <m:dPr>
                                <m:ctrlPr>
                                  <w:rPr>
                                    <w:rFonts w:ascii="Cambria Math" w:eastAsia="Cambria Math" w:hAnsi="Cambria Math" w:cs="Calibri"/>
                                    <w:i/>
                                    <w:noProof/>
                                    <w:sz w:val="16"/>
                                    <w:szCs w:val="16"/>
                                    <w:lang w:val="en-US"/>
                                  </w:rPr>
                                </m:ctrlPr>
                              </m:dPr>
                              <m:e>
                                <m:r>
                                  <w:rPr>
                                    <w:rFonts w:ascii="Cambria Math" w:eastAsia="Cambria Math" w:hAnsi="Cambria Math" w:cs="Calibri"/>
                                    <w:noProof/>
                                    <w:sz w:val="16"/>
                                    <w:szCs w:val="16"/>
                                    <w:lang w:val="en-US"/>
                                  </w:rPr>
                                  <m:t>t</m:t>
                                </m:r>
                              </m:e>
                            </m:d>
                          </m:e>
                        </m:d>
                        <m:r>
                          <w:rPr>
                            <w:rFonts w:ascii="Cambria Math" w:eastAsia="Cambria Math" w:hAnsi="Cambria Math" w:cs="Calibri"/>
                            <w:noProof/>
                            <w:sz w:val="16"/>
                            <w:szCs w:val="16"/>
                            <w:lang w:val="en-US"/>
                          </w:rPr>
                          <m:t>a</m:t>
                        </m:r>
                        <m:d>
                          <m:dPr>
                            <m:ctrlPr>
                              <w:rPr>
                                <w:rFonts w:ascii="Cambria Math" w:eastAsia="Cambria Math" w:hAnsi="Cambria Math" w:cs="Calibri"/>
                                <w:i/>
                                <w:noProof/>
                                <w:sz w:val="16"/>
                                <w:szCs w:val="16"/>
                                <w:lang w:val="en-US"/>
                              </w:rPr>
                            </m:ctrlPr>
                          </m:dPr>
                          <m:e>
                            <m:r>
                              <w:rPr>
                                <w:rFonts w:ascii="Cambria Math" w:eastAsia="Cambria Math" w:hAnsi="Cambria Math" w:cs="Calibri"/>
                                <w:noProof/>
                                <w:sz w:val="16"/>
                                <w:szCs w:val="16"/>
                                <w:lang w:val="en-US"/>
                              </w:rPr>
                              <m:t>t</m:t>
                            </m:r>
                          </m:e>
                        </m:d>
                        <m:r>
                          <w:rPr>
                            <w:rFonts w:ascii="Cambria Math" w:eastAsia="Cambria Math" w:hAnsi="Cambria Math" w:cs="Calibri"/>
                            <w:noProof/>
                            <w:sz w:val="16"/>
                            <w:szCs w:val="16"/>
                            <w:lang w:val="en-US"/>
                          </w:rPr>
                          <m:t>+</m:t>
                        </m:r>
                        <m:sSub>
                          <m:sSubPr>
                            <m:ctrlPr>
                              <w:rPr>
                                <w:rFonts w:ascii="Cambria Math" w:eastAsia="Cambria Math" w:hAnsi="Cambria Math" w:cs="Calibri"/>
                                <w:i/>
                                <w:noProof/>
                                <w:kern w:val="2"/>
                                <w:sz w:val="16"/>
                                <w:szCs w:val="16"/>
                                <w:lang w:val="en-US"/>
                                <w14:ligatures w14:val="standardContextual"/>
                              </w:rPr>
                            </m:ctrlPr>
                          </m:sSubPr>
                          <m:e>
                            <m:r>
                              <w:rPr>
                                <w:rFonts w:ascii="Cambria Math" w:eastAsia="Cambria Math" w:hAnsi="Cambria Math" w:cs="Calibri"/>
                                <w:noProof/>
                                <w:sz w:val="16"/>
                                <w:szCs w:val="16"/>
                                <w:lang w:val="en-US"/>
                              </w:rPr>
                              <m:t>p</m:t>
                            </m:r>
                          </m:e>
                          <m:sub>
                            <m:r>
                              <w:rPr>
                                <w:rFonts w:ascii="Cambria Math" w:eastAsia="Cambria Math" w:hAnsi="Cambria Math" w:cs="Calibri"/>
                                <w:noProof/>
                                <w:sz w:val="16"/>
                                <w:szCs w:val="16"/>
                                <w:lang w:val="en-US"/>
                              </w:rPr>
                              <m:t>ed</m:t>
                            </m:r>
                          </m:sub>
                        </m:sSub>
                        <m:d>
                          <m:dPr>
                            <m:ctrlPr>
                              <w:rPr>
                                <w:rFonts w:ascii="Cambria Math" w:eastAsia="Cambria Math" w:hAnsi="Cambria Math" w:cs="Calibri"/>
                                <w:i/>
                                <w:noProof/>
                                <w:sz w:val="16"/>
                                <w:szCs w:val="16"/>
                                <w:lang w:val="en-US"/>
                              </w:rPr>
                            </m:ctrlPr>
                          </m:dPr>
                          <m:e>
                            <m:r>
                              <w:rPr>
                                <w:rFonts w:ascii="Cambria Math" w:eastAsia="Cambria Math" w:hAnsi="Cambria Math" w:cs="Calibri"/>
                                <w:noProof/>
                                <w:sz w:val="16"/>
                                <w:szCs w:val="16"/>
                                <w:lang w:val="en-US"/>
                              </w:rPr>
                              <m:t>t</m:t>
                            </m:r>
                          </m:e>
                        </m:d>
                        <m:r>
                          <w:rPr>
                            <w:rFonts w:ascii="Cambria Math" w:eastAsia="Cambria Math" w:hAnsi="Cambria Math" w:cs="Calibri"/>
                            <w:noProof/>
                            <w:sz w:val="16"/>
                            <w:szCs w:val="16"/>
                            <w:lang w:val="en-US"/>
                          </w:rPr>
                          <m:t>+p2</m:t>
                        </m:r>
                        <m:d>
                          <m:dPr>
                            <m:ctrlPr>
                              <w:rPr>
                                <w:rFonts w:ascii="Cambria Math" w:eastAsia="Cambria Math" w:hAnsi="Cambria Math" w:cs="Calibri"/>
                                <w:i/>
                                <w:noProof/>
                                <w:sz w:val="16"/>
                                <w:szCs w:val="16"/>
                                <w:lang w:val="en-US"/>
                              </w:rPr>
                            </m:ctrlPr>
                          </m:dPr>
                          <m:e>
                            <m:r>
                              <w:rPr>
                                <w:rFonts w:ascii="Cambria Math" w:eastAsia="Cambria Math" w:hAnsi="Cambria Math" w:cs="Calibri"/>
                                <w:noProof/>
                                <w:sz w:val="16"/>
                                <w:szCs w:val="16"/>
                                <w:lang w:val="en-US"/>
                              </w:rPr>
                              <m:t>t</m:t>
                            </m:r>
                          </m:e>
                        </m:d>
                        <m:ctrlPr>
                          <w:rPr>
                            <w:rFonts w:ascii="Cambria Math" w:eastAsia="Cambria Math" w:hAnsi="Cambria Math" w:cs="Calibri"/>
                            <w:i/>
                            <w:noProof/>
                            <w:sz w:val="16"/>
                            <w:szCs w:val="16"/>
                            <w:lang w:val="en-US"/>
                          </w:rPr>
                        </m:ctrlPr>
                      </m:e>
                      <m:e>
                        <m:r>
                          <w:rPr>
                            <w:rFonts w:ascii="Cambria Math" w:eastAsia="Cambria Math" w:hAnsi="Cambria Math" w:cs="Calibri"/>
                            <w:noProof/>
                            <w:sz w:val="16"/>
                            <w:szCs w:val="16"/>
                            <w:lang w:val="en-US"/>
                          </w:rPr>
                          <m:t xml:space="preserve"> </m:t>
                        </m:r>
                        <m:ctrlPr>
                          <w:rPr>
                            <w:rFonts w:ascii="Cambria Math" w:eastAsia="Cambria Math" w:hAnsi="Cambria Math" w:cs="Calibri"/>
                            <w:i/>
                            <w:noProof/>
                            <w:sz w:val="16"/>
                            <w:szCs w:val="16"/>
                            <w:lang w:val="en-US"/>
                          </w:rPr>
                        </m:ctrlPr>
                      </m:e>
                      <m:e>
                        <m:r>
                          <w:rPr>
                            <w:rFonts w:ascii="Cambria Math" w:eastAsia="Cambria Math" w:hAnsi="Cambria Math" w:cs="Calibri"/>
                            <w:noProof/>
                            <w:sz w:val="16"/>
                            <w:szCs w:val="16"/>
                            <w:lang w:val="en-US"/>
                          </w:rPr>
                          <m:t>v</m:t>
                        </m:r>
                        <m:d>
                          <m:dPr>
                            <m:ctrlPr>
                              <w:rPr>
                                <w:rFonts w:ascii="Cambria Math" w:eastAsia="Cambria Math" w:hAnsi="Cambria Math" w:cs="Calibri"/>
                                <w:i/>
                                <w:noProof/>
                                <w:sz w:val="16"/>
                                <w:szCs w:val="16"/>
                                <w:lang w:val="en-US"/>
                              </w:rPr>
                            </m:ctrlPr>
                          </m:dPr>
                          <m:e>
                            <m:r>
                              <w:rPr>
                                <w:rFonts w:ascii="Cambria Math" w:eastAsia="Cambria Math" w:hAnsi="Cambria Math" w:cs="Calibri"/>
                                <w:noProof/>
                                <w:sz w:val="16"/>
                                <w:szCs w:val="16"/>
                                <w:lang w:val="en-US"/>
                              </w:rPr>
                              <m:t>t</m:t>
                            </m:r>
                          </m:e>
                        </m:d>
                        <m:r>
                          <w:rPr>
                            <w:rFonts w:ascii="Cambria Math" w:eastAsia="Cambria Math" w:hAnsi="Cambria Math" w:cs="Calibri"/>
                            <w:noProof/>
                            <w:sz w:val="16"/>
                            <w:szCs w:val="16"/>
                            <w:lang w:val="en-US"/>
                          </w:rPr>
                          <m:t>&lt;UV</m:t>
                        </m:r>
                        <m:ctrlPr>
                          <w:rPr>
                            <w:rFonts w:ascii="Cambria Math" w:eastAsia="Cambria Math" w:hAnsi="Cambria Math" w:cs="Calibri"/>
                            <w:i/>
                            <w:noProof/>
                            <w:sz w:val="16"/>
                            <w:szCs w:val="16"/>
                            <w:lang w:val="en-US"/>
                          </w:rPr>
                        </m:ctrlPr>
                      </m:e>
                      <m:e>
                        <m:r>
                          <w:rPr>
                            <w:rFonts w:ascii="Cambria Math" w:eastAsia="Cambria Math" w:hAnsi="Cambria Math" w:cs="Calibri"/>
                            <w:noProof/>
                            <w:sz w:val="16"/>
                            <w:szCs w:val="16"/>
                            <w:lang w:val="en-US"/>
                          </w:rPr>
                          <m:t>p1</m:t>
                        </m:r>
                        <m:d>
                          <m:dPr>
                            <m:ctrlPr>
                              <w:rPr>
                                <w:rFonts w:ascii="Cambria Math" w:eastAsia="Cambria Math" w:hAnsi="Cambria Math" w:cs="Calibri"/>
                                <w:i/>
                                <w:noProof/>
                                <w:sz w:val="16"/>
                                <w:szCs w:val="16"/>
                                <w:lang w:val="en-US"/>
                              </w:rPr>
                            </m:ctrlPr>
                          </m:dPr>
                          <m:e>
                            <m:r>
                              <w:rPr>
                                <w:rFonts w:ascii="Cambria Math" w:eastAsia="Cambria Math" w:hAnsi="Cambria Math" w:cs="Calibri"/>
                                <w:noProof/>
                                <w:sz w:val="16"/>
                                <w:szCs w:val="16"/>
                                <w:lang w:val="en-US"/>
                              </w:rPr>
                              <m:t>t</m:t>
                            </m:r>
                          </m:e>
                        </m:d>
                        <m:r>
                          <w:rPr>
                            <w:rFonts w:ascii="Cambria Math" w:eastAsia="Cambria Math" w:hAnsi="Cambria Math" w:cs="Calibri"/>
                            <w:noProof/>
                            <w:sz w:val="16"/>
                            <w:szCs w:val="16"/>
                            <w:lang w:val="en-US"/>
                          </w:rPr>
                          <m:t>=p2(t)</m:t>
                        </m:r>
                      </m:e>
                    </m:eqArr>
                  </m:e>
                </m:d>
              </m:oMath>
            </m:oMathPara>
          </w:p>
        </w:tc>
      </w:tr>
    </w:tbl>
    <w:p w14:paraId="31242D4C" w14:textId="0CF7290C" w:rsidR="003D4A22" w:rsidRPr="000B3348" w:rsidRDefault="003D4A22" w:rsidP="00E26FD8">
      <w:pPr>
        <w:pStyle w:val="NoSpacing"/>
        <w:jc w:val="both"/>
        <w:rPr>
          <w:rFonts w:ascii="Calibri" w:hAnsi="Calibri" w:cs="Calibri"/>
          <w:noProof/>
          <w:sz w:val="16"/>
          <w:szCs w:val="16"/>
        </w:rPr>
      </w:pPr>
      <w:r w:rsidRPr="000B3348">
        <w:rPr>
          <w:rFonts w:ascii="Calibri" w:hAnsi="Calibri" w:cs="Calibri"/>
          <w:b/>
          <w:bCs/>
          <w:noProof/>
          <w:sz w:val="16"/>
          <w:szCs w:val="16"/>
        </w:rPr>
        <w:t>Table 1.</w:t>
      </w:r>
      <w:r w:rsidRPr="000B3348">
        <w:rPr>
          <w:rFonts w:ascii="Calibri" w:hAnsi="Calibri" w:cs="Calibri"/>
          <w:noProof/>
          <w:sz w:val="16"/>
          <w:szCs w:val="16"/>
        </w:rPr>
        <w:t xml:space="preserve"> Fluid circuit elements</w:t>
      </w:r>
      <w:r w:rsidR="009928BA">
        <w:rPr>
          <w:rFonts w:ascii="Calibri" w:hAnsi="Calibri" w:cs="Calibri"/>
          <w:noProof/>
          <w:sz w:val="16"/>
          <w:szCs w:val="16"/>
        </w:rPr>
        <w:t xml:space="preserve">. </w:t>
      </w:r>
      <w:r w:rsidRPr="000B3348">
        <w:rPr>
          <w:rFonts w:ascii="Calibri" w:hAnsi="Calibri" w:cs="Calibri"/>
          <w:noProof/>
          <w:sz w:val="16"/>
          <w:szCs w:val="16"/>
        </w:rPr>
        <w:t>Volume v(t), pressure p(t), and flow rate f(t).  Symbols for parameters are presented in the main text. Units:  volumes(v, UV) in liters,  elastances(e, E) in mmHg*L</w:t>
      </w:r>
      <w:r w:rsidRPr="000B3348">
        <w:rPr>
          <w:rFonts w:ascii="Calibri" w:hAnsi="Calibri" w:cs="Calibri"/>
          <w:noProof/>
          <w:sz w:val="16"/>
          <w:szCs w:val="16"/>
          <w:vertAlign w:val="superscript"/>
        </w:rPr>
        <w:t>-1</w:t>
      </w:r>
      <w:r w:rsidRPr="000B3348">
        <w:rPr>
          <w:rFonts w:ascii="Calibri" w:hAnsi="Calibri" w:cs="Calibri"/>
          <w:noProof/>
          <w:sz w:val="16"/>
          <w:szCs w:val="16"/>
        </w:rPr>
        <w:t>, pressures (p) in mmHg, flows (f) in l/s,  resistances (r) in mmHg*s*L</w:t>
      </w:r>
      <w:r w:rsidRPr="000B3348">
        <w:rPr>
          <w:rFonts w:ascii="Calibri" w:hAnsi="Calibri" w:cs="Calibri"/>
          <w:noProof/>
          <w:sz w:val="16"/>
          <w:szCs w:val="16"/>
          <w:vertAlign w:val="superscript"/>
        </w:rPr>
        <w:t>-1</w:t>
      </w:r>
      <w:r w:rsidRPr="000B3348">
        <w:rPr>
          <w:rFonts w:ascii="Calibri" w:hAnsi="Calibri" w:cs="Calibri"/>
          <w:noProof/>
          <w:sz w:val="16"/>
          <w:szCs w:val="16"/>
        </w:rPr>
        <w:t xml:space="preserve"> .K</w:t>
      </w:r>
      <w:r w:rsidRPr="000B3348">
        <w:rPr>
          <w:rFonts w:ascii="Calibri" w:hAnsi="Calibri" w:cs="Calibri"/>
          <w:noProof/>
          <w:sz w:val="16"/>
          <w:szCs w:val="16"/>
          <w:vertAlign w:val="subscript"/>
        </w:rPr>
        <w:t>1</w:t>
      </w:r>
      <w:r w:rsidRPr="000B3348">
        <w:rPr>
          <w:rFonts w:ascii="Calibri" w:hAnsi="Calibri" w:cs="Calibri"/>
          <w:noProof/>
          <w:sz w:val="16"/>
          <w:szCs w:val="16"/>
        </w:rPr>
        <w:t xml:space="preserve"> in mmHg*L</w:t>
      </w:r>
      <w:r w:rsidRPr="000B3348">
        <w:rPr>
          <w:rFonts w:ascii="Calibri" w:hAnsi="Calibri" w:cs="Calibri"/>
          <w:noProof/>
          <w:sz w:val="16"/>
          <w:szCs w:val="16"/>
          <w:vertAlign w:val="superscript"/>
        </w:rPr>
        <w:t>2</w:t>
      </w:r>
      <w:r w:rsidRPr="000B3348">
        <w:rPr>
          <w:rFonts w:ascii="Calibri" w:hAnsi="Calibri" w:cs="Calibri"/>
          <w:noProof/>
          <w:sz w:val="16"/>
          <w:szCs w:val="16"/>
        </w:rPr>
        <w:t>*s</w:t>
      </w:r>
      <w:r w:rsidRPr="000B3348">
        <w:rPr>
          <w:rFonts w:ascii="Calibri" w:hAnsi="Calibri" w:cs="Calibri"/>
          <w:noProof/>
          <w:sz w:val="16"/>
          <w:szCs w:val="16"/>
          <w:vertAlign w:val="superscript"/>
        </w:rPr>
        <w:t>-2</w:t>
      </w:r>
      <w:r w:rsidRPr="000B3348">
        <w:rPr>
          <w:rFonts w:ascii="Calibri" w:hAnsi="Calibri" w:cs="Calibri"/>
          <w:noProof/>
          <w:sz w:val="16"/>
          <w:szCs w:val="16"/>
        </w:rPr>
        <w:t>. K</w:t>
      </w:r>
      <w:r w:rsidRPr="000B3348">
        <w:rPr>
          <w:rFonts w:ascii="Calibri" w:hAnsi="Calibri" w:cs="Calibri"/>
          <w:noProof/>
          <w:sz w:val="16"/>
          <w:szCs w:val="16"/>
          <w:vertAlign w:val="subscript"/>
        </w:rPr>
        <w:t>2</w:t>
      </w:r>
      <w:r w:rsidRPr="000B3348">
        <w:rPr>
          <w:rFonts w:ascii="Calibri" w:hAnsi="Calibri" w:cs="Calibri"/>
          <w:noProof/>
          <w:sz w:val="16"/>
          <w:szCs w:val="16"/>
        </w:rPr>
        <w:t xml:space="preserve"> in mmHg*L</w:t>
      </w:r>
      <w:r w:rsidRPr="000B3348">
        <w:rPr>
          <w:rFonts w:ascii="Calibri" w:hAnsi="Calibri" w:cs="Calibri"/>
          <w:noProof/>
          <w:sz w:val="16"/>
          <w:szCs w:val="16"/>
          <w:vertAlign w:val="superscript"/>
        </w:rPr>
        <w:t>-2</w:t>
      </w:r>
      <w:r w:rsidRPr="000B3348">
        <w:rPr>
          <w:rFonts w:ascii="Calibri" w:hAnsi="Calibri" w:cs="Calibri"/>
          <w:noProof/>
          <w:sz w:val="16"/>
          <w:szCs w:val="16"/>
        </w:rPr>
        <w:t>.</w:t>
      </w:r>
    </w:p>
    <w:p w14:paraId="53EA892F" w14:textId="77777777" w:rsidR="003D4A22" w:rsidRPr="000B3348" w:rsidRDefault="003D4A22" w:rsidP="00E26FD8">
      <w:pPr>
        <w:pStyle w:val="NoSpacing"/>
        <w:jc w:val="both"/>
        <w:rPr>
          <w:rFonts w:ascii="Calibri" w:hAnsi="Calibri" w:cs="Calibri"/>
          <w:noProof/>
          <w:sz w:val="20"/>
          <w:szCs w:val="20"/>
        </w:rPr>
      </w:pPr>
    </w:p>
    <w:bookmarkEnd w:id="11"/>
    <w:p w14:paraId="679DC256" w14:textId="7C653160" w:rsidR="003D4A22" w:rsidRPr="000B3348" w:rsidRDefault="003D4A22" w:rsidP="00E26FD8">
      <w:pPr>
        <w:jc w:val="both"/>
        <w:rPr>
          <w:rFonts w:ascii="Calibri" w:hAnsi="Calibri" w:cs="Calibri"/>
          <w:noProof/>
          <w:color w:val="000000" w:themeColor="text1"/>
          <w:sz w:val="20"/>
          <w:szCs w:val="20"/>
        </w:rPr>
      </w:pPr>
      <w:r w:rsidRPr="000B3348">
        <w:rPr>
          <w:rFonts w:ascii="Calibri" w:hAnsi="Calibri" w:cs="Calibri"/>
          <w:noProof/>
          <w:sz w:val="20"/>
          <w:szCs w:val="20"/>
        </w:rPr>
        <w:t>Resistance can be different for forward: R</w:t>
      </w:r>
      <w:r w:rsidRPr="000B3348">
        <w:rPr>
          <w:rFonts w:ascii="Calibri" w:hAnsi="Calibri" w:cs="Calibri"/>
          <w:noProof/>
          <w:sz w:val="20"/>
          <w:szCs w:val="20"/>
          <w:vertAlign w:val="subscript"/>
        </w:rPr>
        <w:t>f</w:t>
      </w:r>
      <w:r w:rsidRPr="000B3348">
        <w:rPr>
          <w:rFonts w:ascii="Calibri" w:hAnsi="Calibri" w:cs="Calibri"/>
          <w:noProof/>
          <w:sz w:val="20"/>
          <w:szCs w:val="20"/>
        </w:rPr>
        <w:t xml:space="preserve"> and reverse: R</w:t>
      </w:r>
      <w:r w:rsidRPr="000B3348">
        <w:rPr>
          <w:rFonts w:ascii="Calibri" w:hAnsi="Calibri" w:cs="Calibri"/>
          <w:noProof/>
          <w:sz w:val="20"/>
          <w:szCs w:val="20"/>
          <w:vertAlign w:val="subscript"/>
        </w:rPr>
        <w:t>r</w:t>
      </w:r>
      <w:r w:rsidRPr="000B3348">
        <w:rPr>
          <w:rFonts w:ascii="Calibri" w:hAnsi="Calibri" w:cs="Calibri"/>
          <w:noProof/>
          <w:sz w:val="20"/>
          <w:szCs w:val="20"/>
        </w:rPr>
        <w:t xml:space="preserve"> flow.  The constant K</w:t>
      </w:r>
      <w:r w:rsidRPr="000B3348">
        <w:rPr>
          <w:rFonts w:ascii="Calibri" w:hAnsi="Calibri" w:cs="Calibri"/>
          <w:noProof/>
          <w:sz w:val="20"/>
          <w:szCs w:val="20"/>
          <w:vertAlign w:val="subscript"/>
        </w:rPr>
        <w:t>1</w:t>
      </w:r>
      <w:r w:rsidRPr="000B3348">
        <w:rPr>
          <w:rFonts w:ascii="Calibri" w:hAnsi="Calibri" w:cs="Calibri"/>
          <w:noProof/>
          <w:sz w:val="20"/>
          <w:szCs w:val="20"/>
        </w:rPr>
        <w:t xml:space="preserve"> </w:t>
      </w:r>
      <w:r w:rsidR="008A254F" w:rsidRPr="000B3348">
        <w:rPr>
          <w:rFonts w:ascii="Calibri" w:hAnsi="Calibri" w:cs="Calibri"/>
          <w:noProof/>
          <w:sz w:val="20"/>
          <w:szCs w:val="20"/>
        </w:rPr>
        <w:t xml:space="preserve">(see Table 1) </w:t>
      </w:r>
      <w:r w:rsidRPr="000B3348">
        <w:rPr>
          <w:rFonts w:ascii="Calibri" w:hAnsi="Calibri" w:cs="Calibri"/>
          <w:noProof/>
          <w:sz w:val="20"/>
          <w:szCs w:val="20"/>
        </w:rPr>
        <w:t>governs non-linear behavior.  For K</w:t>
      </w:r>
      <w:r w:rsidRPr="000B3348">
        <w:rPr>
          <w:rFonts w:ascii="Calibri" w:hAnsi="Calibri" w:cs="Calibri"/>
          <w:noProof/>
          <w:sz w:val="20"/>
          <w:szCs w:val="20"/>
          <w:vertAlign w:val="subscript"/>
        </w:rPr>
        <w:t>1</w:t>
      </w:r>
      <w:r w:rsidRPr="000B3348">
        <w:rPr>
          <w:rFonts w:ascii="Calibri" w:hAnsi="Calibri" w:cs="Calibri"/>
          <w:noProof/>
          <w:sz w:val="20"/>
          <w:szCs w:val="20"/>
        </w:rPr>
        <w:t xml:space="preserve"> &gt; 0 the flow rate for higher pressure differences is reduced as compared to the linear case.  K</w:t>
      </w:r>
      <w:r w:rsidRPr="000B3348">
        <w:rPr>
          <w:rFonts w:ascii="Calibri" w:hAnsi="Calibri" w:cs="Calibri"/>
          <w:noProof/>
          <w:sz w:val="20"/>
          <w:szCs w:val="20"/>
          <w:vertAlign w:val="subscript"/>
        </w:rPr>
        <w:t>1</w:t>
      </w:r>
      <w:r w:rsidRPr="000B3348">
        <w:rPr>
          <w:rFonts w:ascii="Calibri" w:hAnsi="Calibri" w:cs="Calibri"/>
          <w:noProof/>
          <w:sz w:val="20"/>
          <w:szCs w:val="20"/>
        </w:rPr>
        <w:t xml:space="preserve"> is assumed to be identical for forward and reverse flow rates.  Capacitance characteristics are represented by a </w:t>
      </w:r>
      <w:r w:rsidRPr="000B3348">
        <w:rPr>
          <w:rFonts w:ascii="Calibri" w:hAnsi="Calibri" w:cs="Calibri"/>
          <w:noProof/>
          <w:sz w:val="20"/>
          <w:szCs w:val="20"/>
        </w:rPr>
        <w:lastRenderedPageBreak/>
        <w:t xml:space="preserve">piece-wise continuous relationship between volume v(t) and transmural pressure </w:t>
      </w:r>
      <w:r w:rsidRPr="00367D6A">
        <w:rPr>
          <w:rFonts w:ascii="Calibri" w:hAnsi="Calibri" w:cs="Calibri"/>
          <w:noProof/>
          <w:color w:val="000000" w:themeColor="text1"/>
          <w:sz w:val="20"/>
          <w:szCs w:val="20"/>
        </w:rPr>
        <w:t>p</w:t>
      </w:r>
      <w:r w:rsidRPr="00367D6A">
        <w:rPr>
          <w:rFonts w:ascii="Calibri" w:hAnsi="Calibri" w:cs="Calibri"/>
          <w:noProof/>
          <w:color w:val="000000" w:themeColor="text1"/>
          <w:sz w:val="20"/>
          <w:szCs w:val="20"/>
          <w:vertAlign w:val="subscript"/>
        </w:rPr>
        <w:t>1</w:t>
      </w:r>
      <w:ins w:id="12" w:author="Boode, Willem de" w:date="2025-12-18T14:40:00Z" w16du:dateUtc="2025-12-18T13:40:00Z">
        <w:r w:rsidR="00B31B41" w:rsidRPr="00367D6A">
          <w:rPr>
            <w:rFonts w:ascii="Calibri" w:hAnsi="Calibri" w:cs="Calibri"/>
            <w:noProof/>
            <w:color w:val="000000" w:themeColor="text1"/>
            <w:sz w:val="20"/>
            <w:szCs w:val="20"/>
          </w:rPr>
          <w:t>(</w:t>
        </w:r>
      </w:ins>
      <w:r w:rsidRPr="00367D6A">
        <w:rPr>
          <w:rFonts w:ascii="Calibri" w:hAnsi="Calibri" w:cs="Calibri"/>
          <w:noProof/>
          <w:color w:val="000000" w:themeColor="text1"/>
          <w:sz w:val="20"/>
          <w:szCs w:val="20"/>
        </w:rPr>
        <w:t>t) - p</w:t>
      </w:r>
      <w:r w:rsidRPr="00367D6A">
        <w:rPr>
          <w:rFonts w:ascii="Calibri" w:hAnsi="Calibri" w:cs="Calibri"/>
          <w:noProof/>
          <w:color w:val="000000" w:themeColor="text1"/>
          <w:sz w:val="20"/>
          <w:szCs w:val="20"/>
          <w:vertAlign w:val="subscript"/>
        </w:rPr>
        <w:t>2</w:t>
      </w:r>
      <w:r w:rsidRPr="00367D6A">
        <w:rPr>
          <w:rFonts w:ascii="Calibri" w:hAnsi="Calibri" w:cs="Calibri"/>
          <w:noProof/>
          <w:color w:val="000000" w:themeColor="text1"/>
          <w:sz w:val="20"/>
          <w:szCs w:val="20"/>
        </w:rPr>
        <w:t xml:space="preserve">(t).  </w:t>
      </w:r>
      <w:r w:rsidRPr="000B3348">
        <w:rPr>
          <w:rFonts w:ascii="Calibri" w:hAnsi="Calibri" w:cs="Calibri"/>
          <w:noProof/>
          <w:sz w:val="20"/>
          <w:szCs w:val="20"/>
        </w:rPr>
        <w:t>This relationship is governed by the parameters elastance E (inverse compliance), unstressed volume UV, and the parameter K</w:t>
      </w:r>
      <w:r w:rsidRPr="000B3348">
        <w:rPr>
          <w:rFonts w:ascii="Calibri" w:hAnsi="Calibri" w:cs="Calibri"/>
          <w:noProof/>
          <w:sz w:val="20"/>
          <w:szCs w:val="20"/>
          <w:vertAlign w:val="subscript"/>
        </w:rPr>
        <w:t>2</w:t>
      </w:r>
      <w:r w:rsidRPr="000B3348">
        <w:rPr>
          <w:rFonts w:ascii="Calibri" w:hAnsi="Calibri" w:cs="Calibri"/>
          <w:noProof/>
          <w:sz w:val="20"/>
          <w:szCs w:val="20"/>
        </w:rPr>
        <w:t>, governing non-linear behavior. A correctly functioning valve is a resistor with infinite reverse flow resistance.  Strictly speaking, for mathematical reasons, this element could be replaced by a resistance, but it was chosen not to do so to enable future work on heart valve pathologies. Time-varying elastances during diastole resemble a capacitance with a minimum elastance E = E</w:t>
      </w:r>
      <w:r w:rsidRPr="000B3348">
        <w:rPr>
          <w:rFonts w:ascii="Calibri" w:hAnsi="Calibri" w:cs="Calibri"/>
          <w:noProof/>
          <w:sz w:val="20"/>
          <w:szCs w:val="20"/>
          <w:vertAlign w:val="subscript"/>
        </w:rPr>
        <w:t>min</w:t>
      </w:r>
      <w:r w:rsidRPr="000B3348">
        <w:rPr>
          <w:rFonts w:ascii="Calibri" w:hAnsi="Calibri" w:cs="Calibri"/>
          <w:noProof/>
          <w:sz w:val="20"/>
          <w:szCs w:val="20"/>
        </w:rPr>
        <w:t>.  For the atria and coronary circulation K</w:t>
      </w:r>
      <w:r w:rsidRPr="000B3348">
        <w:rPr>
          <w:rFonts w:ascii="Calibri" w:hAnsi="Calibri" w:cs="Calibri"/>
          <w:noProof/>
          <w:sz w:val="20"/>
          <w:szCs w:val="20"/>
          <w:vertAlign w:val="subscript"/>
        </w:rPr>
        <w:t>2</w:t>
      </w:r>
      <w:r w:rsidRPr="000B3348">
        <w:rPr>
          <w:rFonts w:ascii="Calibri" w:hAnsi="Calibri" w:cs="Calibri"/>
          <w:noProof/>
          <w:sz w:val="20"/>
          <w:szCs w:val="20"/>
        </w:rPr>
        <w:t xml:space="preserve"> = 0, assuming linear behavior over the range of volumes of interest.  For the ventricles K</w:t>
      </w:r>
      <w:r w:rsidRPr="000B3348">
        <w:rPr>
          <w:rFonts w:ascii="Calibri" w:hAnsi="Calibri" w:cs="Calibri"/>
          <w:noProof/>
          <w:sz w:val="20"/>
          <w:szCs w:val="20"/>
          <w:vertAlign w:val="subscript"/>
        </w:rPr>
        <w:t>2</w:t>
      </w:r>
      <w:r w:rsidRPr="000B3348">
        <w:rPr>
          <w:rFonts w:ascii="Calibri" w:hAnsi="Calibri" w:cs="Calibri"/>
          <w:noProof/>
          <w:sz w:val="20"/>
          <w:szCs w:val="20"/>
        </w:rPr>
        <w:t xml:space="preserve"> is non-zero, so that the diastolic ventricular elastances saturate for higher volumes.  For maximum contraction, a linear characteristic is applied.  The maximum elastance emax(n) of the left ventricle is an input variable to the hemodynamics model from the control of circulation model.  It affects all four heart chambers, as well as the coronary circulation, with a fixed proportionality factor per chamber.  The transition between end diastole (ed) and maximum systole </w:t>
      </w:r>
      <w:r w:rsidRPr="000B3348">
        <w:rPr>
          <w:rFonts w:ascii="Calibri" w:hAnsi="Calibri" w:cs="Calibri"/>
          <w:noProof/>
          <w:color w:val="000000" w:themeColor="text1"/>
          <w:sz w:val="20"/>
          <w:szCs w:val="20"/>
        </w:rPr>
        <w:t xml:space="preserve">(ms) </w:t>
      </w:r>
      <w:r w:rsidRPr="000B3348">
        <w:rPr>
          <w:rFonts w:ascii="Calibri" w:hAnsi="Calibri" w:cs="Calibri"/>
          <w:noProof/>
          <w:sz w:val="20"/>
          <w:szCs w:val="20"/>
        </w:rPr>
        <w:t>of the ventricles is governed by Equation 8 which takes the ventricular activation function (a(t)) as an input</w:t>
      </w:r>
      <w:r w:rsidR="004471B3" w:rsidRPr="000B3348">
        <w:rPr>
          <w:rFonts w:ascii="Calibri" w:hAnsi="Calibri" w:cs="Calibri"/>
          <w:noProof/>
          <w:sz w:val="20"/>
          <w:szCs w:val="20"/>
        </w:rPr>
        <w:t xml:space="preserve"> </w:t>
      </w:r>
      <w:r w:rsidR="004471B3" w:rsidRPr="000B3348">
        <w:rPr>
          <w:rFonts w:ascii="Calibri" w:hAnsi="Calibri" w:cs="Calibri"/>
          <w:noProof/>
          <w:sz w:val="20"/>
          <w:szCs w:val="20"/>
        </w:rPr>
        <w:fldChar w:fldCharType="begin">
          <w:fldData xml:space="preserve">PEVuZE5vdGU+PENpdGU+PEF1dGhvcj5CdXJraG9mZjwvQXV0aG9yPjxZZWFyPjE5OTM8L1llYXI+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</w:fldData>
        </w:fldChar>
      </w:r>
      <w:r w:rsidR="00EE7490" w:rsidRPr="000B3348">
        <w:rPr>
          <w:rFonts w:ascii="Calibri" w:hAnsi="Calibri" w:cs="Calibri"/>
          <w:noProof/>
          <w:sz w:val="20"/>
          <w:szCs w:val="20"/>
        </w:rPr>
        <w:instrText xml:space="preserve"> ADDIN EN.CITE </w:instrText>
      </w:r>
      <w:r w:rsidR="00EE7490" w:rsidRPr="000B3348">
        <w:rPr>
          <w:rFonts w:ascii="Calibri" w:hAnsi="Calibri" w:cs="Calibri"/>
          <w:noProof/>
          <w:sz w:val="20"/>
          <w:szCs w:val="20"/>
        </w:rPr>
        <w:fldChar w:fldCharType="begin">
          <w:fldData xml:space="preserve">PEVuZE5vdGU+PENpdGU+PEF1dGhvcj5CdXJraG9mZjwvQXV0aG9yPjxZZWFyPjE5OTM8L1llYXI+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</w:fldData>
        </w:fldChar>
      </w:r>
      <w:r w:rsidR="00EE7490" w:rsidRPr="000B3348">
        <w:rPr>
          <w:rFonts w:ascii="Calibri" w:hAnsi="Calibri" w:cs="Calibri"/>
          <w:noProof/>
          <w:sz w:val="20"/>
          <w:szCs w:val="20"/>
        </w:rPr>
        <w:instrText xml:space="preserve"> ADDIN EN.CITE.DATA </w:instrText>
      </w:r>
      <w:r w:rsidR="00EE7490" w:rsidRPr="000B3348">
        <w:rPr>
          <w:rFonts w:ascii="Calibri" w:hAnsi="Calibri" w:cs="Calibri"/>
          <w:noProof/>
          <w:sz w:val="20"/>
          <w:szCs w:val="20"/>
        </w:rPr>
      </w:r>
      <w:r w:rsidR="00EE7490" w:rsidRPr="000B3348">
        <w:rPr>
          <w:rFonts w:ascii="Calibri" w:hAnsi="Calibri" w:cs="Calibri"/>
          <w:noProof/>
          <w:sz w:val="20"/>
          <w:szCs w:val="20"/>
        </w:rPr>
        <w:fldChar w:fldCharType="end"/>
      </w:r>
      <w:r w:rsidR="004471B3" w:rsidRPr="000B3348">
        <w:rPr>
          <w:rFonts w:ascii="Calibri" w:hAnsi="Calibri" w:cs="Calibri"/>
          <w:noProof/>
          <w:sz w:val="20"/>
          <w:szCs w:val="20"/>
        </w:rPr>
      </w:r>
      <w:r w:rsidR="004471B3" w:rsidRPr="000B3348">
        <w:rPr>
          <w:rFonts w:ascii="Calibri" w:hAnsi="Calibri" w:cs="Calibri"/>
          <w:noProof/>
          <w:sz w:val="20"/>
          <w:szCs w:val="20"/>
        </w:rPr>
        <w:fldChar w:fldCharType="separate"/>
      </w:r>
      <w:r w:rsidR="00EE7490" w:rsidRPr="000B3348">
        <w:rPr>
          <w:rFonts w:ascii="Calibri" w:hAnsi="Calibri" w:cs="Calibri"/>
          <w:noProof/>
          <w:sz w:val="20"/>
          <w:szCs w:val="20"/>
        </w:rPr>
        <w:t>[16]</w:t>
      </w:r>
      <w:r w:rsidR="004471B3" w:rsidRPr="000B3348">
        <w:rPr>
          <w:rFonts w:ascii="Calibri" w:hAnsi="Calibri" w:cs="Calibri"/>
          <w:noProof/>
          <w:sz w:val="20"/>
          <w:szCs w:val="20"/>
        </w:rPr>
        <w:fldChar w:fldCharType="end"/>
      </w:r>
      <w:r w:rsidR="004471B3" w:rsidRPr="000B3348">
        <w:rPr>
          <w:rFonts w:ascii="Calibri" w:hAnsi="Calibri" w:cs="Calibri"/>
          <w:noProof/>
          <w:sz w:val="20"/>
          <w:szCs w:val="20"/>
        </w:rPr>
        <w:t xml:space="preserve">. </w:t>
      </w:r>
      <w:r w:rsidRPr="000B3348">
        <w:rPr>
          <w:rFonts w:ascii="Calibri" w:hAnsi="Calibri" w:cs="Calibri"/>
          <w:noProof/>
          <w:sz w:val="20"/>
          <w:szCs w:val="20"/>
        </w:rPr>
        <w:t>Using the equations in Table 1, pressures in all capacitances of Figure 2 are computed based on the volumes at time t and relevant parameters.</w:t>
      </w:r>
    </w:p>
    <w:p w14:paraId="5C518FF5" w14:textId="7FF323E2" w:rsidR="003D4A22" w:rsidRPr="000B3348" w:rsidRDefault="003D4A22" w:rsidP="00E26FD8">
      <w:pPr>
        <w:ind w:firstLine="708"/>
        <w:jc w:val="both"/>
        <w:rPr>
          <w:rFonts w:ascii="Calibri" w:hAnsi="Calibri" w:cs="Calibri"/>
          <w:noProof/>
          <w:sz w:val="20"/>
          <w:szCs w:val="20"/>
        </w:rPr>
      </w:pPr>
      <w:r w:rsidRPr="000B3348">
        <w:rPr>
          <w:rFonts w:ascii="Calibri" w:hAnsi="Calibri" w:cs="Calibri"/>
          <w:noProof/>
          <w:sz w:val="20"/>
          <w:szCs w:val="20"/>
        </w:rPr>
        <w:t>The control of circulation is expressed as a set of coupled mathematical functions describing the afferent activation, sympatho-vagal balance (SVB), and efferent control effects.</w:t>
      </w:r>
    </w:p>
    <w:p w14:paraId="0429BF01" w14:textId="77777777" w:rsidR="004D11CC" w:rsidRPr="000B3348" w:rsidRDefault="004D11CC" w:rsidP="00E26FD8">
      <w:pPr>
        <w:jc w:val="both"/>
        <w:rPr>
          <w:rFonts w:ascii="Calibri" w:hAnsi="Calibri" w:cs="Calibri"/>
          <w:noProof/>
          <w:sz w:val="20"/>
          <w:szCs w:val="20"/>
        </w:rPr>
      </w:pPr>
    </w:p>
    <w:p w14:paraId="400C7F46" w14:textId="7DB35734" w:rsidR="003D4A22" w:rsidRPr="000B3348" w:rsidRDefault="003D4A22" w:rsidP="00E26FD8">
      <w:pPr>
        <w:jc w:val="both"/>
        <w:rPr>
          <w:rFonts w:ascii="Calibri" w:hAnsi="Calibri" w:cs="Calibri"/>
          <w:b/>
          <w:bCs/>
          <w:noProof/>
          <w:sz w:val="20"/>
          <w:szCs w:val="20"/>
        </w:rPr>
      </w:pPr>
      <w:r w:rsidRPr="000B3348">
        <w:rPr>
          <w:rFonts w:ascii="Calibri" w:hAnsi="Calibri" w:cs="Calibri"/>
          <w:b/>
          <w:bCs/>
          <w:noProof/>
          <w:sz w:val="20"/>
          <w:szCs w:val="20"/>
        </w:rPr>
        <w:t>Afferent receptor activation</w:t>
      </w:r>
      <w:r w:rsidR="00F44624" w:rsidRPr="000B3348">
        <w:rPr>
          <w:rFonts w:ascii="Calibri" w:hAnsi="Calibri" w:cs="Calibri"/>
          <w:b/>
          <w:bCs/>
          <w:noProof/>
          <w:sz w:val="20"/>
          <w:szCs w:val="20"/>
        </w:rPr>
        <w:t xml:space="preserve"> function</w:t>
      </w:r>
    </w:p>
    <w:p w14:paraId="3A7B6F08" w14:textId="4F68EC62" w:rsidR="003D4A22" w:rsidRPr="000B3348" w:rsidRDefault="009928BA" w:rsidP="00E26FD8">
      <w:pPr>
        <w:jc w:val="both"/>
        <w:rPr>
          <w:rFonts w:ascii="Calibri" w:hAnsi="Calibri" w:cs="Calibri"/>
          <w:noProof/>
          <w:sz w:val="20"/>
          <w:szCs w:val="20"/>
        </w:rPr>
      </w:pPr>
      <w:r>
        <w:rPr>
          <w:rFonts w:ascii="Calibri" w:hAnsi="Calibri" w:cs="Calibri"/>
          <w:noProof/>
          <w:sz w:val="20"/>
          <w:szCs w:val="20"/>
        </w:rPr>
        <w:t>R</w:t>
      </w:r>
      <w:r w:rsidR="003D4A22" w:rsidRPr="000B3348">
        <w:rPr>
          <w:rFonts w:ascii="Calibri" w:hAnsi="Calibri" w:cs="Calibri"/>
          <w:noProof/>
          <w:sz w:val="20"/>
          <w:szCs w:val="20"/>
        </w:rPr>
        <w:t>eceptor activation is modeled as a</w:t>
      </w:r>
      <w:r w:rsidR="00377BBC" w:rsidRPr="000B3348">
        <w:rPr>
          <w:rFonts w:ascii="Calibri" w:hAnsi="Calibri" w:cs="Calibri"/>
          <w:noProof/>
          <w:sz w:val="20"/>
          <w:szCs w:val="20"/>
        </w:rPr>
        <w:t>n</w:t>
      </w:r>
      <w:r w:rsidR="003D4A22" w:rsidRPr="000B3348">
        <w:rPr>
          <w:rFonts w:ascii="Calibri" w:hAnsi="Calibri" w:cs="Calibri"/>
          <w:noProof/>
          <w:sz w:val="20"/>
          <w:szCs w:val="20"/>
        </w:rPr>
        <w:t xml:space="preserve"> </w:t>
      </w:r>
      <w:r w:rsidR="00377BBC" w:rsidRPr="000B3348">
        <w:rPr>
          <w:rFonts w:ascii="Calibri" w:hAnsi="Calibri" w:cs="Calibri"/>
          <w:noProof/>
          <w:sz w:val="20"/>
          <w:szCs w:val="20"/>
        </w:rPr>
        <w:t>activation</w:t>
      </w:r>
      <w:r w:rsidR="003D4A22" w:rsidRPr="000B3348">
        <w:rPr>
          <w:rFonts w:ascii="Calibri" w:hAnsi="Calibri" w:cs="Calibri"/>
          <w:noProof/>
          <w:sz w:val="20"/>
          <w:szCs w:val="20"/>
        </w:rPr>
        <w:t xml:space="preserve"> function centered around its setpoint </w:t>
      </w:r>
      <w:r>
        <w:rPr>
          <w:rFonts w:ascii="Calibri" w:hAnsi="Calibri" w:cs="Calibri"/>
          <w:noProof/>
          <w:sz w:val="20"/>
          <w:szCs w:val="20"/>
        </w:rPr>
        <w:t xml:space="preserve">of the controlled variable </w:t>
      </w:r>
      <m:oMath>
        <m:r>
          <w:rPr>
            <w:rFonts w:ascii="Cambria Math" w:hAnsi="Cambria Math" w:cs="Calibri"/>
            <w:noProof/>
            <w:sz w:val="20"/>
            <w:szCs w:val="20"/>
          </w:rPr>
          <m:t>cv</m:t>
        </m:r>
      </m:oMath>
      <w:r>
        <w:rPr>
          <w:rFonts w:ascii="Calibri" w:hAnsi="Calibri" w:cs="Calibri"/>
          <w:noProof/>
          <w:sz w:val="20"/>
          <w:szCs w:val="20"/>
        </w:rPr>
        <w:t xml:space="preserve"> </w:t>
      </w:r>
      <w:r w:rsidR="003D4A22" w:rsidRPr="000B3348">
        <w:rPr>
          <w:rFonts w:ascii="Calibri" w:hAnsi="Calibri" w:cs="Calibri"/>
          <w:noProof/>
          <w:sz w:val="20"/>
          <w:szCs w:val="20"/>
        </w:rPr>
        <w:t xml:space="preserve">where </w:t>
      </w:r>
      <m:oMath>
        <m:sSub>
          <m:sSubPr>
            <m:ctrlPr>
              <w:rPr>
                <w:rFonts w:ascii="Cambria Math" w:hAnsi="Cambria Math" w:cs="Calibri"/>
                <w:i/>
                <w:noProof/>
                <w:sz w:val="20"/>
                <w:szCs w:val="20"/>
              </w:rPr>
            </m:ctrlPr>
          </m:sSubPr>
          <m:e>
            <m:r>
              <w:rPr>
                <w:rFonts w:ascii="Cambria Math" w:hAnsi="Cambria Math" w:cs="Calibri"/>
                <w:noProof/>
                <w:sz w:val="20"/>
                <w:szCs w:val="20"/>
              </w:rPr>
              <m:t>af</m:t>
            </m:r>
          </m:e>
          <m:sub>
            <m:r>
              <w:rPr>
                <w:rFonts w:ascii="Cambria Math" w:hAnsi="Cambria Math" w:cs="Calibri"/>
                <w:noProof/>
                <w:sz w:val="20"/>
                <w:szCs w:val="20"/>
              </w:rPr>
              <m:t>cv</m:t>
            </m:r>
          </m:sub>
        </m:sSub>
        <m:r>
          <w:rPr>
            <w:rFonts w:ascii="Cambria Math" w:hAnsi="Cambria Math" w:cs="Calibri"/>
            <w:noProof/>
            <w:sz w:val="20"/>
            <w:szCs w:val="20"/>
          </w:rPr>
          <m:t>=0</m:t>
        </m:r>
      </m:oMath>
      <w:r w:rsidR="003D4A22" w:rsidRPr="000B3348">
        <w:rPr>
          <w:rFonts w:ascii="Calibri" w:hAnsi="Calibri" w:cs="Calibri"/>
          <w:noProof/>
          <w:sz w:val="20"/>
          <w:szCs w:val="20"/>
        </w:rPr>
        <w:t xml:space="preserve"> at </w:t>
      </w:r>
      <m:oMath>
        <m:r>
          <w:rPr>
            <w:rFonts w:ascii="Cambria Math" w:hAnsi="Cambria Math" w:cs="Calibri"/>
            <w:noProof/>
            <w:sz w:val="20"/>
            <w:szCs w:val="20"/>
          </w:rPr>
          <m:t>cv=C</m:t>
        </m:r>
        <m:sSub>
          <m:sSubPr>
            <m:ctrlPr>
              <w:rPr>
                <w:rFonts w:ascii="Cambria Math" w:hAnsi="Cambria Math" w:cs="Calibri"/>
                <w:i/>
                <w:noProof/>
                <w:sz w:val="20"/>
                <w:szCs w:val="20"/>
              </w:rPr>
            </m:ctrlPr>
          </m:sSubPr>
          <m:e>
            <m:r>
              <w:rPr>
                <w:rFonts w:ascii="Cambria Math" w:hAnsi="Cambria Math" w:cs="Calibri"/>
                <w:noProof/>
                <w:sz w:val="20"/>
                <w:szCs w:val="20"/>
              </w:rPr>
              <m:t>V</m:t>
            </m:r>
          </m:e>
          <m:sub>
            <m:r>
              <w:rPr>
                <w:rFonts w:ascii="Cambria Math" w:hAnsi="Cambria Math" w:cs="Calibri"/>
                <w:noProof/>
                <w:sz w:val="20"/>
                <w:szCs w:val="20"/>
              </w:rPr>
              <m:t>sp</m:t>
            </m:r>
          </m:sub>
        </m:sSub>
      </m:oMath>
      <w:r w:rsidR="0076469F" w:rsidRPr="000B3348">
        <w:rPr>
          <w:rFonts w:ascii="Calibri" w:hAnsi="Calibri" w:cs="Calibri"/>
          <w:noProof/>
          <w:sz w:val="20"/>
          <w:szCs w:val="20"/>
        </w:rPr>
        <w:t>.</w:t>
      </w:r>
    </w:p>
    <w:p w14:paraId="3FC75B22" w14:textId="77777777" w:rsidR="00377BBC" w:rsidRPr="000B3348" w:rsidRDefault="00377BBC" w:rsidP="00E26FD8">
      <w:pPr>
        <w:jc w:val="both"/>
        <w:rPr>
          <w:rFonts w:ascii="Calibri" w:hAnsi="Calibri" w:cs="Calibri"/>
          <w:noProof/>
          <w:sz w:val="20"/>
          <w:szCs w:val="20"/>
        </w:rPr>
      </w:pPr>
    </w:p>
    <w:p w14:paraId="6BAA32C8" w14:textId="40527A30" w:rsidR="00377BBC" w:rsidRPr="000B3348" w:rsidRDefault="002F2512" w:rsidP="00377BBC">
      <w:pPr>
        <w:jc w:val="center"/>
        <w:rPr>
          <w:rFonts w:ascii="Calibri" w:hAnsi="Calibri" w:cs="Calibri"/>
          <w:noProof/>
          <w:sz w:val="20"/>
          <w:szCs w:val="20"/>
        </w:rPr>
      </w:pPr>
      <w:r>
        <w:rPr>
          <w:rFonts w:ascii="Calibri" w:hAnsi="Calibri" w:cs="Calibri"/>
          <w:noProof/>
          <w:sz w:val="20"/>
          <w:szCs w:val="20"/>
          <w14:ligatures w14:val="standardContextual"/>
        </w:rPr>
        <w:drawing>
          <wp:inline distT="0" distB="0" distL="0" distR="0" wp14:anchorId="372647C6" wp14:editId="4FD97E00">
            <wp:extent cx="3048000" cy="2057400"/>
            <wp:effectExtent l="0" t="0" r="0" b="0"/>
            <wp:docPr id="824045092"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045092" name="Graphic 824045092"/>
                    <pic:cNvPicPr/>
                  </pic:nvPicPr>
                  <pic:blipFill>
                    <a:blip r:embed="rId32">
                      <a:extLst>
                        <a:ext uri="{96DAC541-7B7A-43D3-8B79-37D633B846F1}">
                          <asvg:svgBlip xmlns:asvg="http://schemas.microsoft.com/office/drawing/2016/SVG/main" r:embed="rId33"/>
                        </a:ext>
                      </a:extLst>
                    </a:blip>
                    <a:stretch>
                      <a:fillRect/>
                    </a:stretch>
                  </pic:blipFill>
                  <pic:spPr>
                    <a:xfrm>
                      <a:off x="0" y="0"/>
                      <a:ext cx="3048000" cy="2057400"/>
                    </a:xfrm>
                    <a:prstGeom prst="rect">
                      <a:avLst/>
                    </a:prstGeom>
                  </pic:spPr>
                </pic:pic>
              </a:graphicData>
            </a:graphic>
          </wp:inline>
        </w:drawing>
      </w:r>
    </w:p>
    <w:p w14:paraId="5310341D" w14:textId="00034EC7" w:rsidR="00365644" w:rsidRPr="000B3348" w:rsidRDefault="00365644" w:rsidP="00365644">
      <w:pPr>
        <w:jc w:val="center"/>
        <w:rPr>
          <w:rFonts w:ascii="Calibri" w:hAnsi="Calibri" w:cs="Calibri"/>
          <w:noProof/>
          <w:sz w:val="16"/>
          <w:szCs w:val="16"/>
        </w:rPr>
      </w:pPr>
      <w:r w:rsidRPr="000B3348">
        <w:rPr>
          <w:rFonts w:ascii="Calibri" w:hAnsi="Calibri" w:cs="Calibri"/>
          <w:b/>
          <w:bCs/>
          <w:noProof/>
          <w:sz w:val="16"/>
          <w:szCs w:val="16"/>
        </w:rPr>
        <w:t xml:space="preserve">Fig. 4. </w:t>
      </w:r>
      <w:r w:rsidR="00DD5948">
        <w:rPr>
          <w:rFonts w:ascii="Calibri" w:hAnsi="Calibri" w:cs="Calibri"/>
          <w:noProof/>
          <w:sz w:val="16"/>
          <w:szCs w:val="16"/>
        </w:rPr>
        <w:t>A</w:t>
      </w:r>
      <w:r w:rsidRPr="000B3348">
        <w:rPr>
          <w:rFonts w:ascii="Calibri" w:hAnsi="Calibri" w:cs="Calibri"/>
          <w:noProof/>
          <w:sz w:val="16"/>
          <w:szCs w:val="16"/>
        </w:rPr>
        <w:t xml:space="preserve">ctivation function </w:t>
      </w:r>
      <w:r w:rsidR="00E34ABD">
        <w:rPr>
          <w:rFonts w:ascii="Calibri" w:hAnsi="Calibri" w:cs="Calibri"/>
          <w:noProof/>
          <w:sz w:val="16"/>
          <w:szCs w:val="16"/>
        </w:rPr>
        <w:t>adapted from</w:t>
      </w:r>
      <w:r w:rsidRPr="000B3348">
        <w:rPr>
          <w:rFonts w:ascii="Calibri" w:hAnsi="Calibri" w:cs="Calibri"/>
          <w:noProof/>
          <w:sz w:val="16"/>
          <w:szCs w:val="16"/>
        </w:rPr>
        <w:t xml:space="preserve"> van Meur</w:t>
      </w:r>
      <w:r w:rsidR="00C17D26">
        <w:rPr>
          <w:rFonts w:ascii="Calibri" w:hAnsi="Calibri" w:cs="Calibri"/>
          <w:noProof/>
          <w:sz w:val="16"/>
          <w:szCs w:val="16"/>
        </w:rPr>
        <w:t xml:space="preserve">s </w:t>
      </w:r>
      <w:r w:rsidR="00C17D26">
        <w:rPr>
          <w:rFonts w:ascii="Calibri" w:hAnsi="Calibri" w:cs="Calibri"/>
          <w:noProof/>
          <w:sz w:val="16"/>
          <w:szCs w:val="16"/>
        </w:rPr>
        <w:fldChar w:fldCharType="begin"/>
      </w:r>
      <w:r w:rsidR="00C17D26">
        <w:rPr>
          <w:rFonts w:ascii="Calibri" w:hAnsi="Calibri" w:cs="Calibri"/>
          <w:noProof/>
          <w:sz w:val="16"/>
          <w:szCs w:val="16"/>
        </w:rPr>
        <w:instrText xml:space="preserve"> ADDIN EN.CITE &lt;EndNote&gt;&lt;Cite&gt;&lt;Author&gt;van Meurs&lt;/Author&gt;&lt;Year&gt;2011&lt;/Year&gt;&lt;RecNum&gt;53&lt;/RecNum&gt;&lt;DisplayText&gt;[10]&lt;/DisplayText&gt;&lt;record&gt;&lt;rec-number&gt;53&lt;/rec-number&gt;&lt;foreign-keys&gt;&lt;key app="EN" db-id="55w90zxw4p0f2qe2xtixwtw6t9w909tr0vpa" timestamp="1710970240"&gt;53&lt;/key&gt;&lt;/foreign-keys&gt;&lt;ref-type name="Book"&gt;6&lt;/ref-type&gt;&lt;contributors&gt;&lt;authors&gt;&lt;author&gt;van Meurs, W.L.&lt;/author&gt;&lt;/authors&gt;&lt;/contributors&gt;&lt;titles&gt;&lt;title&gt;Modeling and Simulation in Biomedical Engineering: Applications in Cardiorespiratory Physiology&lt;/title&gt;&lt;/titles&gt;&lt;dates&gt;&lt;year&gt;2011&lt;/year&gt;&lt;/dates&gt;&lt;publisher&gt;McGraw Hill LLC&lt;/publisher&gt;&lt;isbn&gt;9780071714464&lt;/isbn&gt;&lt;urls&gt;&lt;related-urls&gt;&lt;url&gt;https://books.google.nl/books?id=t7_b3u7GMn4C&lt;/url&gt;&lt;/related-urls&gt;&lt;/urls&gt;&lt;/record&gt;&lt;/Cite&gt;&lt;/EndNote&gt;</w:instrText>
      </w:r>
      <w:r w:rsidR="00C17D26">
        <w:rPr>
          <w:rFonts w:ascii="Calibri" w:hAnsi="Calibri" w:cs="Calibri"/>
          <w:noProof/>
          <w:sz w:val="16"/>
          <w:szCs w:val="16"/>
        </w:rPr>
        <w:fldChar w:fldCharType="separate"/>
      </w:r>
      <w:r w:rsidR="00C17D26">
        <w:rPr>
          <w:rFonts w:ascii="Calibri" w:hAnsi="Calibri" w:cs="Calibri"/>
          <w:noProof/>
          <w:sz w:val="16"/>
          <w:szCs w:val="16"/>
        </w:rPr>
        <w:t>[10]</w:t>
      </w:r>
      <w:r w:rsidR="00C17D26">
        <w:rPr>
          <w:rFonts w:ascii="Calibri" w:hAnsi="Calibri" w:cs="Calibri"/>
          <w:noProof/>
          <w:sz w:val="16"/>
          <w:szCs w:val="16"/>
        </w:rPr>
        <w:fldChar w:fldCharType="end"/>
      </w:r>
      <w:r w:rsidRPr="000B3348">
        <w:rPr>
          <w:rFonts w:ascii="Calibri" w:hAnsi="Calibri" w:cs="Calibri"/>
          <w:noProof/>
          <w:sz w:val="16"/>
          <w:szCs w:val="16"/>
        </w:rPr>
        <w:t>.</w:t>
      </w:r>
    </w:p>
    <w:p w14:paraId="7D5F89C2" w14:textId="77777777" w:rsidR="00365644" w:rsidRPr="000B3348" w:rsidRDefault="00365644" w:rsidP="00377BBC">
      <w:pPr>
        <w:jc w:val="center"/>
        <w:rPr>
          <w:rFonts w:ascii="Calibri" w:hAnsi="Calibri" w:cs="Calibri"/>
          <w:noProof/>
          <w:sz w:val="20"/>
          <w:szCs w:val="20"/>
        </w:rPr>
      </w:pPr>
    </w:p>
    <w:p w14:paraId="2C5F4E23" w14:textId="5B11EEC7" w:rsidR="003D4A22" w:rsidRPr="000B3348" w:rsidRDefault="003D4A22" w:rsidP="00E26FD8">
      <w:pPr>
        <w:jc w:val="both"/>
        <w:rPr>
          <w:rFonts w:ascii="Calibri" w:hAnsi="Calibri" w:cs="Calibri"/>
          <w:noProof/>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90"/>
        <w:gridCol w:w="882"/>
      </w:tblGrid>
      <w:tr w:rsidR="003D4A22" w:rsidRPr="000B3348" w14:paraId="0E36B2AF" w14:textId="77777777" w:rsidTr="00A03CD2">
        <w:tc>
          <w:tcPr>
            <w:tcW w:w="8190" w:type="dxa"/>
          </w:tcPr>
          <w:p w14:paraId="5F457273" w14:textId="69B76674" w:rsidR="003D4A22" w:rsidRPr="000B3348" w:rsidRDefault="00000000" w:rsidP="00E26FD8">
            <w:pPr>
              <w:jc w:val="both"/>
              <w:rPr>
                <w:rFonts w:ascii="Calibri" w:hAnsi="Calibri" w:cs="Calibri"/>
                <w:i/>
                <w:noProof/>
                <w:sz w:val="20"/>
                <w:szCs w:val="20"/>
                <w:lang w:val="en-US"/>
              </w:rPr>
            </w:pPr>
            <m:oMathPara>
              <m:oMathParaPr>
                <m:jc m:val="center"/>
              </m:oMathParaPr>
              <m:oMath>
                <m:d>
                  <m:dPr>
                    <m:begChr m:val="{"/>
                    <m:endChr m:val=""/>
                    <m:ctrlPr>
                      <w:rPr>
                        <w:rFonts w:ascii="Cambria Math" w:hAnsi="Cambria Math" w:cs="Calibri"/>
                        <w:i/>
                        <w:noProof/>
                        <w:sz w:val="20"/>
                        <w:szCs w:val="20"/>
                      </w:rPr>
                    </m:ctrlPr>
                  </m:dPr>
                  <m:e>
                    <m:eqArr>
                      <m:eqArrPr>
                        <m:ctrlPr>
                          <w:rPr>
                            <w:rFonts w:ascii="Cambria Math" w:hAnsi="Cambria Math" w:cs="Calibri"/>
                            <w:i/>
                            <w:noProof/>
                            <w:sz w:val="20"/>
                            <w:szCs w:val="20"/>
                          </w:rPr>
                        </m:ctrlPr>
                      </m:eqArrPr>
                      <m:e>
                        <m:r>
                          <w:rPr>
                            <w:rFonts w:ascii="Cambria Math" w:hAnsi="Cambria Math" w:cs="Calibri"/>
                            <w:noProof/>
                            <w:sz w:val="20"/>
                            <w:szCs w:val="20"/>
                          </w:rPr>
                          <m:t>af=</m:t>
                        </m:r>
                        <m:sSub>
                          <m:sSubPr>
                            <m:ctrlPr>
                              <w:rPr>
                                <w:rFonts w:ascii="Cambria Math" w:hAnsi="Cambria Math" w:cs="Calibri"/>
                                <w:i/>
                                <w:noProof/>
                                <w:sz w:val="20"/>
                                <w:szCs w:val="20"/>
                              </w:rPr>
                            </m:ctrlPr>
                          </m:sSubPr>
                          <m:e>
                            <m:r>
                              <w:rPr>
                                <w:rFonts w:ascii="Cambria Math" w:hAnsi="Cambria Math" w:cs="Calibri"/>
                                <w:noProof/>
                                <w:sz w:val="20"/>
                                <w:szCs w:val="20"/>
                              </w:rPr>
                              <m:t>CV</m:t>
                            </m:r>
                          </m:e>
                          <m:sub>
                            <m:r>
                              <w:rPr>
                                <w:rFonts w:ascii="Cambria Math" w:hAnsi="Cambria Math" w:cs="Calibri"/>
                                <w:noProof/>
                                <w:sz w:val="20"/>
                                <w:szCs w:val="20"/>
                              </w:rPr>
                              <m:t>max</m:t>
                            </m:r>
                          </m:sub>
                        </m:sSub>
                        <m:r>
                          <w:rPr>
                            <w:rFonts w:ascii="Cambria Math" w:hAnsi="Cambria Math" w:cs="Calibri"/>
                            <w:noProof/>
                            <w:sz w:val="20"/>
                            <w:szCs w:val="20"/>
                          </w:rPr>
                          <m:t>-</m:t>
                        </m:r>
                        <m:sSub>
                          <m:sSubPr>
                            <m:ctrlPr>
                              <w:rPr>
                                <w:rFonts w:ascii="Cambria Math" w:hAnsi="Cambria Math" w:cs="Calibri"/>
                                <w:i/>
                                <w:noProof/>
                                <w:sz w:val="20"/>
                                <w:szCs w:val="20"/>
                              </w:rPr>
                            </m:ctrlPr>
                          </m:sSubPr>
                          <m:e>
                            <m:r>
                              <w:rPr>
                                <w:rFonts w:ascii="Cambria Math" w:hAnsi="Cambria Math" w:cs="Calibri"/>
                                <w:noProof/>
                                <w:sz w:val="20"/>
                                <w:szCs w:val="20"/>
                              </w:rPr>
                              <m:t>CV</m:t>
                            </m:r>
                          </m:e>
                          <m:sub>
                            <m:r>
                              <w:rPr>
                                <w:rFonts w:ascii="Cambria Math" w:hAnsi="Cambria Math" w:cs="Calibri"/>
                                <w:noProof/>
                                <w:sz w:val="20"/>
                                <w:szCs w:val="20"/>
                              </w:rPr>
                              <m:t>sp</m:t>
                            </m:r>
                          </m:sub>
                        </m:sSub>
                        <m:r>
                          <w:rPr>
                            <w:rFonts w:ascii="Cambria Math" w:hAnsi="Cambria Math" w:cs="Calibri"/>
                            <w:noProof/>
                            <w:sz w:val="20"/>
                            <w:szCs w:val="20"/>
                          </w:rPr>
                          <m:t xml:space="preserve">     cv≥</m:t>
                        </m:r>
                        <m:sSub>
                          <m:sSubPr>
                            <m:ctrlPr>
                              <w:rPr>
                                <w:rFonts w:ascii="Cambria Math" w:hAnsi="Cambria Math" w:cs="Calibri"/>
                                <w:i/>
                                <w:noProof/>
                                <w:sz w:val="20"/>
                                <w:szCs w:val="20"/>
                              </w:rPr>
                            </m:ctrlPr>
                          </m:sSubPr>
                          <m:e>
                            <m:r>
                              <w:rPr>
                                <w:rFonts w:ascii="Cambria Math" w:hAnsi="Cambria Math" w:cs="Calibri"/>
                                <w:noProof/>
                                <w:sz w:val="20"/>
                                <w:szCs w:val="20"/>
                              </w:rPr>
                              <m:t>CV</m:t>
                            </m:r>
                          </m:e>
                          <m:sub>
                            <m:r>
                              <w:rPr>
                                <w:rFonts w:ascii="Cambria Math" w:hAnsi="Cambria Math" w:cs="Calibri"/>
                                <w:noProof/>
                                <w:sz w:val="20"/>
                                <w:szCs w:val="20"/>
                              </w:rPr>
                              <m:t>max</m:t>
                            </m:r>
                          </m:sub>
                        </m:sSub>
                      </m:e>
                      <m:e>
                        <m:r>
                          <w:rPr>
                            <w:rFonts w:ascii="Cambria Math" w:hAnsi="Cambria Math" w:cs="Calibri"/>
                            <w:noProof/>
                            <w:sz w:val="20"/>
                            <w:szCs w:val="20"/>
                          </w:rPr>
                          <m:t xml:space="preserve">           af=cv-C</m:t>
                        </m:r>
                        <m:sSub>
                          <m:sSubPr>
                            <m:ctrlPr>
                              <w:rPr>
                                <w:rFonts w:ascii="Cambria Math" w:hAnsi="Cambria Math" w:cs="Calibri"/>
                                <w:i/>
                                <w:noProof/>
                                <w:sz w:val="20"/>
                                <w:szCs w:val="20"/>
                              </w:rPr>
                            </m:ctrlPr>
                          </m:sSubPr>
                          <m:e>
                            <m:r>
                              <w:rPr>
                                <w:rFonts w:ascii="Cambria Math" w:hAnsi="Cambria Math" w:cs="Calibri"/>
                                <w:noProof/>
                                <w:sz w:val="20"/>
                                <w:szCs w:val="20"/>
                              </w:rPr>
                              <m:t>V</m:t>
                            </m:r>
                          </m:e>
                          <m:sub>
                            <m:r>
                              <w:rPr>
                                <w:rFonts w:ascii="Cambria Math" w:hAnsi="Cambria Math" w:cs="Calibri"/>
                                <w:noProof/>
                                <w:sz w:val="20"/>
                                <w:szCs w:val="20"/>
                              </w:rPr>
                              <m:t>sp</m:t>
                            </m:r>
                          </m:sub>
                        </m:sSub>
                        <m:r>
                          <w:rPr>
                            <w:rFonts w:ascii="Cambria Math" w:hAnsi="Cambria Math" w:cs="Calibri"/>
                            <w:noProof/>
                            <w:sz w:val="20"/>
                            <w:szCs w:val="20"/>
                          </w:rPr>
                          <m:t xml:space="preserve"> </m:t>
                        </m:r>
                        <m:sSub>
                          <m:sSubPr>
                            <m:ctrlPr>
                              <w:rPr>
                                <w:rFonts w:ascii="Cambria Math" w:hAnsi="Cambria Math" w:cs="Calibri"/>
                                <w:i/>
                                <w:noProof/>
                                <w:sz w:val="20"/>
                                <w:szCs w:val="20"/>
                              </w:rPr>
                            </m:ctrlPr>
                          </m:sSubPr>
                          <m:e>
                            <m:r>
                              <w:rPr>
                                <w:rFonts w:ascii="Cambria Math" w:hAnsi="Cambria Math" w:cs="Calibri"/>
                                <w:noProof/>
                                <w:sz w:val="20"/>
                                <w:szCs w:val="20"/>
                              </w:rPr>
                              <m:t xml:space="preserve">          CV</m:t>
                            </m:r>
                          </m:e>
                          <m:sub>
                            <m:r>
                              <w:rPr>
                                <w:rFonts w:ascii="Cambria Math" w:hAnsi="Cambria Math" w:cs="Calibri"/>
                                <w:noProof/>
                                <w:sz w:val="20"/>
                                <w:szCs w:val="20"/>
                              </w:rPr>
                              <m:t>min</m:t>
                            </m:r>
                          </m:sub>
                        </m:sSub>
                        <m:r>
                          <w:rPr>
                            <w:rFonts w:ascii="Cambria Math" w:hAnsi="Cambria Math" w:cs="Calibri"/>
                            <w:noProof/>
                            <w:sz w:val="20"/>
                            <w:szCs w:val="20"/>
                          </w:rPr>
                          <m:t>&lt;cv&lt;</m:t>
                        </m:r>
                        <m:sSub>
                          <m:sSubPr>
                            <m:ctrlPr>
                              <w:rPr>
                                <w:rFonts w:ascii="Cambria Math" w:hAnsi="Cambria Math" w:cs="Calibri"/>
                                <w:i/>
                                <w:noProof/>
                                <w:sz w:val="20"/>
                                <w:szCs w:val="20"/>
                              </w:rPr>
                            </m:ctrlPr>
                          </m:sSubPr>
                          <m:e>
                            <m:r>
                              <w:rPr>
                                <w:rFonts w:ascii="Cambria Math" w:hAnsi="Cambria Math" w:cs="Calibri"/>
                                <w:noProof/>
                                <w:sz w:val="20"/>
                                <w:szCs w:val="20"/>
                              </w:rPr>
                              <m:t>CV</m:t>
                            </m:r>
                          </m:e>
                          <m:sub>
                            <m:r>
                              <w:rPr>
                                <w:rFonts w:ascii="Cambria Math" w:hAnsi="Cambria Math" w:cs="Calibri"/>
                                <w:noProof/>
                                <w:sz w:val="20"/>
                                <w:szCs w:val="20"/>
                              </w:rPr>
                              <m:t>max</m:t>
                            </m:r>
                          </m:sub>
                        </m:sSub>
                      </m:e>
                      <m:e>
                        <m:r>
                          <w:rPr>
                            <w:rFonts w:ascii="Cambria Math" w:hAnsi="Cambria Math" w:cs="Calibri"/>
                            <w:noProof/>
                            <w:sz w:val="20"/>
                            <w:szCs w:val="20"/>
                          </w:rPr>
                          <m:t>af=</m:t>
                        </m:r>
                        <m:sSub>
                          <m:sSubPr>
                            <m:ctrlPr>
                              <w:rPr>
                                <w:rFonts w:ascii="Cambria Math" w:hAnsi="Cambria Math" w:cs="Calibri"/>
                                <w:i/>
                                <w:noProof/>
                                <w:sz w:val="20"/>
                                <w:szCs w:val="20"/>
                              </w:rPr>
                            </m:ctrlPr>
                          </m:sSubPr>
                          <m:e>
                            <m:r>
                              <w:rPr>
                                <w:rFonts w:ascii="Cambria Math" w:hAnsi="Cambria Math" w:cs="Calibri"/>
                                <w:noProof/>
                                <w:sz w:val="20"/>
                                <w:szCs w:val="20"/>
                              </w:rPr>
                              <m:t>CV</m:t>
                            </m:r>
                          </m:e>
                          <m:sub>
                            <m:r>
                              <w:rPr>
                                <w:rFonts w:ascii="Cambria Math" w:hAnsi="Cambria Math" w:cs="Calibri"/>
                                <w:noProof/>
                                <w:sz w:val="20"/>
                                <w:szCs w:val="20"/>
                              </w:rPr>
                              <m:t>min</m:t>
                            </m:r>
                          </m:sub>
                        </m:sSub>
                        <m:r>
                          <w:rPr>
                            <w:rFonts w:ascii="Cambria Math" w:hAnsi="Cambria Math" w:cs="Calibri"/>
                            <w:noProof/>
                            <w:sz w:val="20"/>
                            <w:szCs w:val="20"/>
                          </w:rPr>
                          <m:t>-</m:t>
                        </m:r>
                        <m:sSub>
                          <m:sSubPr>
                            <m:ctrlPr>
                              <w:rPr>
                                <w:rFonts w:ascii="Cambria Math" w:hAnsi="Cambria Math" w:cs="Calibri"/>
                                <w:i/>
                                <w:noProof/>
                                <w:sz w:val="20"/>
                                <w:szCs w:val="20"/>
                              </w:rPr>
                            </m:ctrlPr>
                          </m:sSubPr>
                          <m:e>
                            <m:r>
                              <w:rPr>
                                <w:rFonts w:ascii="Cambria Math" w:hAnsi="Cambria Math" w:cs="Calibri"/>
                                <w:noProof/>
                                <w:sz w:val="20"/>
                                <w:szCs w:val="20"/>
                              </w:rPr>
                              <m:t>CV</m:t>
                            </m:r>
                          </m:e>
                          <m:sub>
                            <m:r>
                              <w:rPr>
                                <w:rFonts w:ascii="Cambria Math" w:hAnsi="Cambria Math" w:cs="Calibri"/>
                                <w:noProof/>
                                <w:sz w:val="20"/>
                                <w:szCs w:val="20"/>
                              </w:rPr>
                              <m:t>sp</m:t>
                            </m:r>
                          </m:sub>
                        </m:sSub>
                        <m:r>
                          <w:rPr>
                            <w:rFonts w:ascii="Cambria Math" w:hAnsi="Cambria Math" w:cs="Calibri"/>
                            <w:noProof/>
                            <w:sz w:val="20"/>
                            <w:szCs w:val="20"/>
                          </w:rPr>
                          <m:t xml:space="preserve">     cv≤</m:t>
                        </m:r>
                        <m:sSub>
                          <m:sSubPr>
                            <m:ctrlPr>
                              <w:rPr>
                                <w:rFonts w:ascii="Cambria Math" w:hAnsi="Cambria Math" w:cs="Calibri"/>
                                <w:i/>
                                <w:noProof/>
                                <w:sz w:val="20"/>
                                <w:szCs w:val="20"/>
                              </w:rPr>
                            </m:ctrlPr>
                          </m:sSubPr>
                          <m:e>
                            <m:r>
                              <w:rPr>
                                <w:rFonts w:ascii="Cambria Math" w:hAnsi="Cambria Math" w:cs="Calibri"/>
                                <w:noProof/>
                                <w:sz w:val="20"/>
                                <w:szCs w:val="20"/>
                              </w:rPr>
                              <m:t>CV</m:t>
                            </m:r>
                          </m:e>
                          <m:sub>
                            <m:r>
                              <w:rPr>
                                <w:rFonts w:ascii="Cambria Math" w:hAnsi="Cambria Math" w:cs="Calibri"/>
                                <w:noProof/>
                                <w:sz w:val="20"/>
                                <w:szCs w:val="20"/>
                              </w:rPr>
                              <m:t>min</m:t>
                            </m:r>
                          </m:sub>
                        </m:sSub>
                      </m:e>
                    </m:eqArr>
                  </m:e>
                </m:d>
              </m:oMath>
            </m:oMathPara>
          </w:p>
        </w:tc>
        <w:tc>
          <w:tcPr>
            <w:tcW w:w="882" w:type="dxa"/>
          </w:tcPr>
          <w:p w14:paraId="06448889" w14:textId="77777777" w:rsidR="003D4A22" w:rsidRPr="000B3348" w:rsidRDefault="003D4A22" w:rsidP="00E26FD8">
            <w:pPr>
              <w:jc w:val="both"/>
              <w:rPr>
                <w:rFonts w:ascii="Calibri" w:hAnsi="Calibri" w:cs="Calibri"/>
                <w:noProof/>
                <w:sz w:val="20"/>
                <w:szCs w:val="20"/>
                <w:lang w:val="en-US"/>
              </w:rPr>
            </w:pPr>
            <w:r w:rsidRPr="000B3348">
              <w:rPr>
                <w:rFonts w:ascii="Calibri" w:hAnsi="Calibri" w:cs="Calibri"/>
                <w:noProof/>
                <w:sz w:val="20"/>
                <w:szCs w:val="20"/>
                <w:lang w:val="en-US"/>
              </w:rPr>
              <w:t>Eq. 9</w:t>
            </w:r>
          </w:p>
        </w:tc>
      </w:tr>
      <w:tr w:rsidR="00377BBC" w:rsidRPr="000B3348" w14:paraId="4EEA8685" w14:textId="77777777" w:rsidTr="00A03CD2">
        <w:tc>
          <w:tcPr>
            <w:tcW w:w="8190" w:type="dxa"/>
          </w:tcPr>
          <w:p w14:paraId="048F9885" w14:textId="0D1A7ACB" w:rsidR="00377BBC" w:rsidRPr="000B3348" w:rsidRDefault="00377BBC" w:rsidP="00E26FD8">
            <w:pPr>
              <w:jc w:val="both"/>
              <w:rPr>
                <w:rFonts w:ascii="Calibri" w:hAnsi="Calibri" w:cs="Calibri"/>
                <w:noProof/>
                <w:sz w:val="20"/>
                <w:szCs w:val="20"/>
              </w:rPr>
            </w:pPr>
          </w:p>
        </w:tc>
        <w:tc>
          <w:tcPr>
            <w:tcW w:w="882" w:type="dxa"/>
          </w:tcPr>
          <w:p w14:paraId="13DAE0B0" w14:textId="77777777" w:rsidR="00377BBC" w:rsidRPr="000B3348" w:rsidRDefault="00377BBC" w:rsidP="00E26FD8">
            <w:pPr>
              <w:jc w:val="both"/>
              <w:rPr>
                <w:rFonts w:ascii="Calibri" w:hAnsi="Calibri" w:cs="Calibri"/>
                <w:noProof/>
                <w:sz w:val="20"/>
                <w:szCs w:val="20"/>
              </w:rPr>
            </w:pPr>
          </w:p>
        </w:tc>
      </w:tr>
      <w:tr w:rsidR="003D4A22" w:rsidRPr="000B3348" w14:paraId="62343E83" w14:textId="77777777" w:rsidTr="00A03CD2">
        <w:tc>
          <w:tcPr>
            <w:tcW w:w="8190" w:type="dxa"/>
          </w:tcPr>
          <w:p w14:paraId="63719EEA" w14:textId="77777777" w:rsidR="003D4A22" w:rsidRPr="000B3348" w:rsidRDefault="003D4A22" w:rsidP="00E26FD8">
            <w:pPr>
              <w:pStyle w:val="NormalWeb"/>
              <w:jc w:val="both"/>
              <w:rPr>
                <w:rFonts w:ascii="Calibri" w:hAnsi="Calibri" w:cs="Calibri"/>
                <w:noProof/>
                <w:sz w:val="20"/>
                <w:szCs w:val="20"/>
                <w:lang w:val="en-US"/>
              </w:rPr>
            </w:pPr>
            <w:r w:rsidRPr="000B3348">
              <w:rPr>
                <w:rFonts w:ascii="Calibri" w:hAnsi="Calibri" w:cs="Calibri"/>
                <w:noProof/>
                <w:sz w:val="20"/>
                <w:szCs w:val="20"/>
                <w:lang w:val="en-US"/>
              </w:rPr>
              <w:t>where:</w:t>
            </w:r>
          </w:p>
          <w:p w14:paraId="18EA71D1" w14:textId="50FA210D" w:rsidR="003D4A22" w:rsidRPr="000B3348" w:rsidRDefault="00CA58FB" w:rsidP="00E26FD8">
            <w:pPr>
              <w:pStyle w:val="NormalWeb"/>
              <w:numPr>
                <w:ilvl w:val="0"/>
                <w:numId w:val="17"/>
              </w:numPr>
              <w:jc w:val="both"/>
              <w:rPr>
                <w:rFonts w:ascii="Calibri" w:hAnsi="Calibri" w:cs="Calibri"/>
                <w:noProof/>
                <w:sz w:val="20"/>
                <w:szCs w:val="20"/>
                <w:lang w:val="en-US"/>
              </w:rPr>
            </w:pPr>
            <m:oMath>
              <m:r>
                <w:rPr>
                  <w:rFonts w:ascii="Cambria Math" w:hAnsi="Cambria Math" w:cs="Calibri"/>
                  <w:noProof/>
                  <w:sz w:val="20"/>
                  <w:szCs w:val="20"/>
                  <w:lang w:val="en-US"/>
                </w:rPr>
                <m:t>af</m:t>
              </m:r>
            </m:oMath>
            <w:r w:rsidR="003D4A22" w:rsidRPr="000B3348">
              <w:rPr>
                <w:rFonts w:ascii="Calibri" w:hAnsi="Calibri" w:cs="Calibri"/>
                <w:noProof/>
                <w:sz w:val="20"/>
                <w:szCs w:val="20"/>
                <w:lang w:val="en-US"/>
              </w:rPr>
              <w:t xml:space="preserve"> = receptor activation</w:t>
            </w:r>
          </w:p>
          <w:p w14:paraId="751D2D99" w14:textId="6EFEBE95" w:rsidR="003D4A22" w:rsidRPr="000B3348" w:rsidRDefault="00F44624" w:rsidP="00E26FD8">
            <w:pPr>
              <w:pStyle w:val="NormalWeb"/>
              <w:numPr>
                <w:ilvl w:val="0"/>
                <w:numId w:val="17"/>
              </w:numPr>
              <w:jc w:val="both"/>
              <w:rPr>
                <w:rFonts w:ascii="Calibri" w:hAnsi="Calibri" w:cs="Calibri"/>
                <w:noProof/>
                <w:sz w:val="20"/>
                <w:szCs w:val="20"/>
                <w:lang w:val="en-US"/>
              </w:rPr>
            </w:pPr>
            <m:oMath>
              <m:r>
                <w:rPr>
                  <w:rFonts w:ascii="Cambria Math" w:hAnsi="Cambria Math" w:cs="Calibri"/>
                  <w:noProof/>
                  <w:sz w:val="20"/>
                  <w:szCs w:val="20"/>
                  <w:lang w:val="en-US"/>
                </w:rPr>
                <m:t>C</m:t>
              </m:r>
              <m:sSub>
                <m:sSubPr>
                  <m:ctrlPr>
                    <w:rPr>
                      <w:rFonts w:ascii="Cambria Math" w:hAnsi="Cambria Math" w:cs="Calibri"/>
                      <w:i/>
                      <w:noProof/>
                      <w:sz w:val="20"/>
                      <w:szCs w:val="20"/>
                    </w:rPr>
                  </m:ctrlPr>
                </m:sSubPr>
                <m:e>
                  <m:r>
                    <w:rPr>
                      <w:rFonts w:ascii="Cambria Math" w:hAnsi="Cambria Math" w:cs="Calibri"/>
                      <w:noProof/>
                      <w:sz w:val="20"/>
                      <w:szCs w:val="20"/>
                      <w:lang w:val="en-US"/>
                    </w:rPr>
                    <m:t>V</m:t>
                  </m:r>
                </m:e>
                <m:sub>
                  <m:r>
                    <w:rPr>
                      <w:rFonts w:ascii="Cambria Math" w:hAnsi="Cambria Math" w:cs="Calibri"/>
                      <w:noProof/>
                      <w:sz w:val="20"/>
                      <w:szCs w:val="20"/>
                      <w:lang w:val="en-US"/>
                    </w:rPr>
                    <m:t>sp</m:t>
                  </m:r>
                </m:sub>
              </m:sSub>
            </m:oMath>
            <w:r w:rsidR="003D4A22" w:rsidRPr="000B3348">
              <w:rPr>
                <w:rFonts w:ascii="Calibri" w:hAnsi="Calibri" w:cs="Calibri"/>
                <w:noProof/>
                <w:sz w:val="20"/>
                <w:szCs w:val="20"/>
                <w:lang w:val="en-US"/>
              </w:rPr>
              <w:t xml:space="preserve"> = setpoint of the controlled variable</w:t>
            </w:r>
          </w:p>
          <w:p w14:paraId="7B6B3C24" w14:textId="77777777" w:rsidR="003D4A22" w:rsidRPr="000B3348" w:rsidRDefault="003D4A22" w:rsidP="00E26FD8">
            <w:pPr>
              <w:pStyle w:val="NormalWeb"/>
              <w:numPr>
                <w:ilvl w:val="0"/>
                <w:numId w:val="17"/>
              </w:numPr>
              <w:jc w:val="both"/>
              <w:rPr>
                <w:rFonts w:ascii="Calibri" w:hAnsi="Calibri" w:cs="Calibri"/>
                <w:noProof/>
                <w:sz w:val="20"/>
                <w:szCs w:val="20"/>
                <w:lang w:val="en-US"/>
              </w:rPr>
            </w:pPr>
            <m:oMath>
              <m:r>
                <w:rPr>
                  <w:rFonts w:ascii="Cambria Math" w:hAnsi="Cambria Math" w:cs="Calibri"/>
                  <w:noProof/>
                  <w:sz w:val="20"/>
                  <w:szCs w:val="20"/>
                  <w:lang w:val="en-US"/>
                </w:rPr>
                <m:t>C</m:t>
              </m:r>
              <m:sSub>
                <m:sSubPr>
                  <m:ctrlPr>
                    <w:rPr>
                      <w:rFonts w:ascii="Cambria Math" w:hAnsi="Cambria Math" w:cs="Calibri"/>
                      <w:noProof/>
                      <w:sz w:val="20"/>
                      <w:szCs w:val="20"/>
                      <w:lang w:val="en-US"/>
                    </w:rPr>
                  </m:ctrlPr>
                </m:sSubPr>
                <m:e>
                  <m:r>
                    <w:rPr>
                      <w:rFonts w:ascii="Cambria Math" w:hAnsi="Cambria Math" w:cs="Calibri"/>
                      <w:noProof/>
                      <w:sz w:val="20"/>
                      <w:szCs w:val="20"/>
                      <w:lang w:val="en-US"/>
                    </w:rPr>
                    <m:t>V</m:t>
                  </m:r>
                </m:e>
                <m:sub>
                  <m:r>
                    <w:rPr>
                      <w:rFonts w:ascii="Cambria Math" w:hAnsi="Cambria Math" w:cs="Calibri"/>
                      <w:noProof/>
                      <w:sz w:val="20"/>
                      <w:szCs w:val="20"/>
                      <w:lang w:val="en-US"/>
                    </w:rPr>
                    <m:t>max</m:t>
                  </m:r>
                </m:sub>
              </m:sSub>
            </m:oMath>
            <w:r w:rsidRPr="000B3348">
              <w:rPr>
                <w:rFonts w:ascii="Calibri" w:hAnsi="Calibri" w:cs="Calibri"/>
                <w:noProof/>
                <w:sz w:val="20"/>
                <w:szCs w:val="20"/>
                <w:lang w:val="en-US"/>
              </w:rPr>
              <w:t xml:space="preserve"> = maximum value of the controlled variable</w:t>
            </w:r>
          </w:p>
          <w:p w14:paraId="7477287A" w14:textId="7E21B249" w:rsidR="00F44624" w:rsidRPr="000B3348" w:rsidRDefault="00F44624" w:rsidP="00F44624">
            <w:pPr>
              <w:pStyle w:val="NormalWeb"/>
              <w:numPr>
                <w:ilvl w:val="0"/>
                <w:numId w:val="17"/>
              </w:numPr>
              <w:jc w:val="both"/>
              <w:rPr>
                <w:rFonts w:ascii="Calibri" w:hAnsi="Calibri" w:cs="Calibri"/>
                <w:noProof/>
                <w:sz w:val="20"/>
                <w:szCs w:val="20"/>
                <w:lang w:val="en-US"/>
              </w:rPr>
            </w:pPr>
            <m:oMath>
              <m:r>
                <w:rPr>
                  <w:rFonts w:ascii="Cambria Math" w:hAnsi="Cambria Math" w:cs="Calibri"/>
                  <w:noProof/>
                  <w:sz w:val="20"/>
                  <w:szCs w:val="20"/>
                  <w:lang w:val="en-US"/>
                </w:rPr>
                <m:t>C</m:t>
              </m:r>
              <m:sSub>
                <m:sSubPr>
                  <m:ctrlPr>
                    <w:rPr>
                      <w:rFonts w:ascii="Cambria Math" w:hAnsi="Cambria Math" w:cs="Calibri"/>
                      <w:noProof/>
                      <w:sz w:val="20"/>
                      <w:szCs w:val="20"/>
                      <w:lang w:val="en-US"/>
                    </w:rPr>
                  </m:ctrlPr>
                </m:sSubPr>
                <m:e>
                  <m:r>
                    <w:rPr>
                      <w:rFonts w:ascii="Cambria Math" w:hAnsi="Cambria Math" w:cs="Calibri"/>
                      <w:noProof/>
                      <w:sz w:val="20"/>
                      <w:szCs w:val="20"/>
                      <w:lang w:val="en-US"/>
                    </w:rPr>
                    <m:t>V</m:t>
                  </m:r>
                </m:e>
                <m:sub>
                  <m:r>
                    <w:rPr>
                      <w:rFonts w:ascii="Cambria Math" w:hAnsi="Cambria Math" w:cs="Calibri"/>
                      <w:noProof/>
                      <w:sz w:val="20"/>
                      <w:szCs w:val="20"/>
                      <w:lang w:val="en-US"/>
                    </w:rPr>
                    <m:t>min</m:t>
                  </m:r>
                </m:sub>
              </m:sSub>
            </m:oMath>
            <w:r w:rsidRPr="000B3348">
              <w:rPr>
                <w:rFonts w:ascii="Calibri" w:hAnsi="Calibri" w:cs="Calibri"/>
                <w:noProof/>
                <w:sz w:val="20"/>
                <w:szCs w:val="20"/>
                <w:lang w:val="en-US"/>
              </w:rPr>
              <w:t xml:space="preserve"> = </w:t>
            </w:r>
            <w:r w:rsidR="00CC1DE6" w:rsidRPr="000B3348">
              <w:rPr>
                <w:rFonts w:ascii="Calibri" w:hAnsi="Calibri" w:cs="Calibri"/>
                <w:noProof/>
                <w:sz w:val="20"/>
                <w:szCs w:val="20"/>
                <w:lang w:val="en-US"/>
              </w:rPr>
              <w:t>minimum</w:t>
            </w:r>
            <w:r w:rsidRPr="000B3348">
              <w:rPr>
                <w:rFonts w:ascii="Calibri" w:hAnsi="Calibri" w:cs="Calibri"/>
                <w:noProof/>
                <w:sz w:val="20"/>
                <w:szCs w:val="20"/>
                <w:lang w:val="en-US"/>
              </w:rPr>
              <w:t xml:space="preserve"> value of the controlled variable</w:t>
            </w:r>
          </w:p>
          <w:p w14:paraId="665F3B7E" w14:textId="5EB6C7AF" w:rsidR="003D4A22" w:rsidRPr="00B549C2" w:rsidRDefault="003D4A22" w:rsidP="00E26FD8">
            <w:pPr>
              <w:jc w:val="both"/>
              <w:rPr>
                <w:rFonts w:ascii="Calibri" w:hAnsi="Calibri" w:cs="Calibri"/>
                <w:noProof/>
                <w:sz w:val="20"/>
                <w:szCs w:val="20"/>
              </w:rPr>
            </w:pPr>
            <w:r w:rsidRPr="000B3348">
              <w:rPr>
                <w:rFonts w:ascii="Calibri" w:hAnsi="Calibri" w:cs="Calibri"/>
                <w:noProof/>
                <w:sz w:val="20"/>
                <w:szCs w:val="20"/>
                <w:lang w:val="en-US"/>
              </w:rPr>
              <w:t>To represent the finite adaptation time of</w:t>
            </w:r>
            <w:r w:rsidR="00381058">
              <w:rPr>
                <w:rFonts w:ascii="Calibri" w:hAnsi="Calibri" w:cs="Calibri"/>
                <w:noProof/>
                <w:sz w:val="20"/>
                <w:szCs w:val="20"/>
                <w:lang w:val="en-US"/>
              </w:rPr>
              <w:t xml:space="preserve"> the receptor</w:t>
            </w:r>
            <w:r w:rsidRPr="000B3348">
              <w:rPr>
                <w:rFonts w:ascii="Calibri" w:hAnsi="Calibri" w:cs="Calibri"/>
                <w:noProof/>
                <w:sz w:val="20"/>
                <w:szCs w:val="20"/>
                <w:lang w:val="en-US"/>
              </w:rPr>
              <w:t>, the activation is low-pass filtered using a discrete-time first-order filter</w:t>
            </w:r>
            <w:r w:rsidR="00B549C2">
              <w:rPr>
                <w:rFonts w:ascii="Calibri" w:hAnsi="Calibri" w:cs="Calibri"/>
                <w:noProof/>
                <w:sz w:val="20"/>
                <w:szCs w:val="20"/>
                <w:lang w:val="en-US"/>
              </w:rPr>
              <w:t xml:space="preserve"> with receptor time constant </w:t>
            </w:r>
            <m:oMath>
              <m:sSub>
                <m:sSubPr>
                  <m:ctrlPr>
                    <w:rPr>
                      <w:rFonts w:ascii="Cambria Math" w:hAnsi="Cambria Math" w:cs="Calibri"/>
                      <w:i/>
                      <w:noProof/>
                      <w:sz w:val="20"/>
                      <w:szCs w:val="20"/>
                    </w:rPr>
                  </m:ctrlPr>
                </m:sSubPr>
                <m:e>
                  <m:r>
                    <w:rPr>
                      <w:rFonts w:ascii="Cambria Math" w:hAnsi="Cambria Math" w:cs="Calibri"/>
                      <w:noProof/>
                      <w:sz w:val="20"/>
                      <w:szCs w:val="20"/>
                      <w:lang w:val="en-US"/>
                    </w:rPr>
                    <m:t>τ</m:t>
                  </m:r>
                </m:e>
                <m:sub>
                  <m:r>
                    <w:rPr>
                      <w:rFonts w:ascii="Cambria Math" w:hAnsi="Cambria Math" w:cs="Calibri"/>
                      <w:noProof/>
                      <w:sz w:val="20"/>
                      <w:szCs w:val="20"/>
                      <w:lang w:val="en-US"/>
                    </w:rPr>
                    <m:t>Cv</m:t>
                  </m:r>
                </m:sub>
              </m:sSub>
            </m:oMath>
            <w:r w:rsidR="002F2512">
              <w:rPr>
                <w:rFonts w:ascii="Calibri" w:hAnsi="Calibri" w:cs="Calibri"/>
                <w:noProof/>
                <w:sz w:val="20"/>
                <w:szCs w:val="20"/>
              </w:rPr>
              <w:t xml:space="preserve"> resulting in a filtered activation </w:t>
            </w:r>
            <m:oMath>
              <m:r>
                <w:rPr>
                  <w:rFonts w:ascii="Cambria Math" w:hAnsi="Cambria Math" w:cs="Calibri"/>
                  <w:noProof/>
                  <w:sz w:val="20"/>
                  <w:szCs w:val="20"/>
                </w:rPr>
                <m:t>a</m:t>
              </m:r>
            </m:oMath>
            <w:r w:rsidR="00CA58FB">
              <w:rPr>
                <w:rFonts w:ascii="Calibri" w:hAnsi="Calibri" w:cs="Calibri"/>
                <w:noProof/>
                <w:sz w:val="20"/>
                <w:szCs w:val="20"/>
              </w:rPr>
              <w:t>.</w:t>
            </w:r>
          </w:p>
        </w:tc>
        <w:tc>
          <w:tcPr>
            <w:tcW w:w="882" w:type="dxa"/>
          </w:tcPr>
          <w:p w14:paraId="6E7A3AF2" w14:textId="77777777" w:rsidR="003D4A22" w:rsidRPr="000B3348" w:rsidRDefault="003D4A22" w:rsidP="00E26FD8">
            <w:pPr>
              <w:jc w:val="both"/>
              <w:rPr>
                <w:rFonts w:ascii="Calibri" w:hAnsi="Calibri" w:cs="Calibri"/>
                <w:noProof/>
                <w:sz w:val="20"/>
                <w:szCs w:val="20"/>
                <w:lang w:val="en-US"/>
              </w:rPr>
            </w:pPr>
          </w:p>
        </w:tc>
      </w:tr>
    </w:tbl>
    <w:p w14:paraId="094F1750" w14:textId="77777777" w:rsidR="003D4A22" w:rsidRPr="000B3348" w:rsidRDefault="003D4A22" w:rsidP="00E26FD8">
      <w:pPr>
        <w:jc w:val="both"/>
        <w:rPr>
          <w:rFonts w:ascii="Calibri" w:hAnsi="Calibri" w:cs="Calibri"/>
          <w:noProof/>
          <w:sz w:val="20"/>
          <w:szCs w:val="20"/>
        </w:rPr>
      </w:pPr>
    </w:p>
    <w:p w14:paraId="1BFDBDFE" w14:textId="12AC3C41" w:rsidR="00CA58FB" w:rsidRPr="000B3348" w:rsidRDefault="003D4A22" w:rsidP="00E26FD8">
      <w:pPr>
        <w:jc w:val="both"/>
        <w:rPr>
          <w:rFonts w:ascii="Calibri" w:hAnsi="Calibri" w:cs="Calibri"/>
          <w:noProof/>
          <w:sz w:val="20"/>
          <w:szCs w:val="20"/>
        </w:rPr>
      </w:pPr>
      <w:r w:rsidRPr="000B3348">
        <w:rPr>
          <w:rFonts w:ascii="Calibri" w:hAnsi="Calibri" w:cs="Calibri"/>
          <w:noProof/>
          <w:sz w:val="20"/>
          <w:szCs w:val="20"/>
        </w:rPr>
        <w:t xml:space="preserve">The </w:t>
      </w:r>
      <w:r w:rsidR="00CA58FB">
        <w:rPr>
          <w:rFonts w:ascii="Calibri" w:hAnsi="Calibri" w:cs="Calibri"/>
          <w:noProof/>
          <w:sz w:val="20"/>
          <w:szCs w:val="20"/>
        </w:rPr>
        <w:t>sympatho-vagal-balance</w:t>
      </w:r>
      <w:r w:rsidRPr="000B3348">
        <w:rPr>
          <w:rFonts w:ascii="Calibri" w:hAnsi="Calibri" w:cs="Calibri"/>
          <w:noProof/>
          <w:sz w:val="20"/>
          <w:szCs w:val="20"/>
        </w:rPr>
        <w:t xml:space="preserve"> is</w:t>
      </w:r>
      <w:r w:rsidR="00CA58FB">
        <w:rPr>
          <w:rFonts w:ascii="Calibri" w:hAnsi="Calibri" w:cs="Calibri"/>
          <w:noProof/>
          <w:sz w:val="20"/>
          <w:szCs w:val="20"/>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80"/>
        <w:gridCol w:w="792"/>
      </w:tblGrid>
      <w:tr w:rsidR="003D4A22" w:rsidRPr="000B3348" w14:paraId="3954D0D0" w14:textId="77777777" w:rsidTr="00A03CD2">
        <w:tc>
          <w:tcPr>
            <w:tcW w:w="8280" w:type="dxa"/>
          </w:tcPr>
          <w:p w14:paraId="25E7D9F8" w14:textId="02001445" w:rsidR="003D4A22" w:rsidRPr="000B3348" w:rsidRDefault="003D4A22" w:rsidP="00E26FD8">
            <w:pPr>
              <w:jc w:val="both"/>
              <w:rPr>
                <w:rFonts w:ascii="Calibri" w:hAnsi="Calibri" w:cs="Calibri"/>
                <w:noProof/>
                <w:sz w:val="20"/>
                <w:szCs w:val="20"/>
                <w:lang w:val="en-US"/>
              </w:rPr>
            </w:pPr>
            <m:oMathPara>
              <m:oMath>
                <m:r>
                  <w:rPr>
                    <w:rFonts w:ascii="Cambria Math" w:hAnsi="Cambria Math" w:cs="Calibri"/>
                    <w:noProof/>
                    <w:sz w:val="20"/>
                    <w:szCs w:val="20"/>
                    <w:lang w:val="en-US"/>
                  </w:rPr>
                  <m:t>svb(t)=</m:t>
                </m:r>
                <m:sSub>
                  <m:sSubPr>
                    <m:ctrlPr>
                      <w:rPr>
                        <w:rFonts w:ascii="Cambria Math" w:hAnsi="Cambria Math" w:cs="Calibri"/>
                        <w:i/>
                        <w:noProof/>
                        <w:sz w:val="20"/>
                        <w:szCs w:val="20"/>
                        <w:lang w:val="en-US"/>
                      </w:rPr>
                    </m:ctrlPr>
                  </m:sSubPr>
                  <m:e>
                    <m:r>
                      <w:rPr>
                        <w:rFonts w:ascii="Cambria Math" w:hAnsi="Cambria Math" w:cs="Calibri"/>
                        <w:noProof/>
                        <w:sz w:val="20"/>
                        <w:szCs w:val="20"/>
                        <w:lang w:val="en-US"/>
                      </w:rPr>
                      <m:t>G</m:t>
                    </m:r>
                  </m:e>
                  <m:sub>
                    <m:f>
                      <m:fPr>
                        <m:type m:val="lin"/>
                        <m:ctrlPr>
                          <w:rPr>
                            <w:rFonts w:ascii="Cambria Math" w:hAnsi="Cambria Math" w:cs="Calibri"/>
                            <w:i/>
                            <w:noProof/>
                            <w:sz w:val="20"/>
                            <w:szCs w:val="20"/>
                            <w:lang w:val="en-US"/>
                          </w:rPr>
                        </m:ctrlPr>
                      </m:fPr>
                      <m:num>
                        <m:r>
                          <w:rPr>
                            <w:rFonts w:ascii="Cambria Math" w:hAnsi="Cambria Math" w:cs="Calibri"/>
                            <w:noProof/>
                            <w:sz w:val="20"/>
                            <w:szCs w:val="20"/>
                            <w:lang w:val="en-US"/>
                          </w:rPr>
                          <m:t>svb</m:t>
                        </m:r>
                      </m:num>
                      <m:den>
                        <m:r>
                          <w:rPr>
                            <w:rFonts w:ascii="Cambria Math" w:hAnsi="Cambria Math" w:cs="Calibri"/>
                            <w:noProof/>
                            <w:sz w:val="20"/>
                            <w:szCs w:val="20"/>
                            <w:lang w:val="en-US"/>
                          </w:rPr>
                          <m:t>map</m:t>
                        </m:r>
                      </m:den>
                    </m:f>
                  </m:sub>
                </m:sSub>
                <m:r>
                  <w:rPr>
                    <w:rFonts w:ascii="Cambria Math" w:hAnsi="Cambria Math" w:cs="Calibri"/>
                    <w:noProof/>
                    <w:sz w:val="20"/>
                    <w:szCs w:val="20"/>
                    <w:lang w:val="en-US"/>
                  </w:rPr>
                  <m:t>*a</m:t>
                </m:r>
              </m:oMath>
            </m:oMathPara>
          </w:p>
        </w:tc>
        <w:tc>
          <w:tcPr>
            <w:tcW w:w="792" w:type="dxa"/>
          </w:tcPr>
          <w:p w14:paraId="4AA1B976" w14:textId="6778AF26" w:rsidR="003D4A22" w:rsidRPr="000B3348" w:rsidRDefault="003D4A22" w:rsidP="00E26FD8">
            <w:pPr>
              <w:jc w:val="both"/>
              <w:rPr>
                <w:rFonts w:ascii="Calibri" w:hAnsi="Calibri" w:cs="Calibri"/>
                <w:noProof/>
                <w:sz w:val="20"/>
                <w:szCs w:val="20"/>
                <w:lang w:val="en-US"/>
              </w:rPr>
            </w:pPr>
            <w:r w:rsidRPr="000B3348">
              <w:rPr>
                <w:rFonts w:ascii="Calibri" w:hAnsi="Calibri" w:cs="Calibri"/>
                <w:noProof/>
                <w:sz w:val="20"/>
                <w:szCs w:val="20"/>
                <w:lang w:val="en-US"/>
              </w:rPr>
              <w:t>Eq. 1</w:t>
            </w:r>
            <w:r w:rsidR="005F5013">
              <w:rPr>
                <w:rFonts w:ascii="Calibri" w:hAnsi="Calibri" w:cs="Calibri"/>
                <w:noProof/>
                <w:sz w:val="20"/>
                <w:szCs w:val="20"/>
                <w:lang w:val="en-US"/>
              </w:rPr>
              <w:t>0</w:t>
            </w:r>
          </w:p>
        </w:tc>
      </w:tr>
    </w:tbl>
    <w:p w14:paraId="05DB9974" w14:textId="2EA09638" w:rsidR="003D4A22" w:rsidRPr="000B3348" w:rsidRDefault="003D4A22" w:rsidP="00CA58FB">
      <w:pPr>
        <w:rPr>
          <w:rFonts w:ascii="Calibri" w:hAnsi="Calibri" w:cs="Calibri"/>
          <w:noProof/>
          <w:sz w:val="20"/>
          <w:szCs w:val="20"/>
        </w:rPr>
      </w:pPr>
      <w:r w:rsidRPr="000B3348">
        <w:rPr>
          <w:rFonts w:ascii="Calibri" w:hAnsi="Calibri" w:cs="Calibri"/>
          <w:i/>
          <w:noProof/>
          <w:sz w:val="20"/>
          <w:szCs w:val="20"/>
        </w:rPr>
        <w:lastRenderedPageBreak/>
        <w:br/>
      </w:r>
      <w:r w:rsidRPr="000B3348">
        <w:rPr>
          <w:rFonts w:ascii="Calibri" w:hAnsi="Calibri" w:cs="Calibri"/>
          <w:noProof/>
          <w:sz w:val="20"/>
          <w:szCs w:val="20"/>
        </w:rPr>
        <w:t xml:space="preserve">where </w:t>
      </w:r>
      <m:oMath>
        <m:sSub>
          <m:sSubPr>
            <m:ctrlPr>
              <w:rPr>
                <w:rFonts w:ascii="Cambria Math" w:hAnsi="Cambria Math" w:cs="Calibri"/>
                <w:noProof/>
                <w:sz w:val="20"/>
                <w:szCs w:val="20"/>
              </w:rPr>
            </m:ctrlPr>
          </m:sSubPr>
          <m:e>
            <m:r>
              <w:rPr>
                <w:rFonts w:ascii="Cambria Math" w:hAnsi="Cambria Math" w:cs="Calibri"/>
                <w:noProof/>
                <w:sz w:val="20"/>
                <w:szCs w:val="20"/>
              </w:rPr>
              <m:t>G</m:t>
            </m:r>
          </m:e>
          <m:sub>
            <m:r>
              <w:rPr>
                <w:rFonts w:ascii="Cambria Math" w:hAnsi="Cambria Math" w:cs="Calibri"/>
                <w:noProof/>
                <w:sz w:val="20"/>
                <w:szCs w:val="20"/>
              </w:rPr>
              <m:t>svb</m:t>
            </m:r>
            <m:r>
              <m:rPr>
                <m:sty m:val="p"/>
              </m:rPr>
              <w:rPr>
                <w:rFonts w:ascii="Cambria Math" w:hAnsi="Cambria Math" w:cs="Calibri"/>
                <w:noProof/>
                <w:sz w:val="20"/>
                <w:szCs w:val="20"/>
              </w:rPr>
              <m:t>/</m:t>
            </m:r>
            <m:r>
              <w:rPr>
                <w:rFonts w:ascii="Cambria Math" w:hAnsi="Cambria Math" w:cs="Calibri"/>
                <w:noProof/>
                <w:sz w:val="20"/>
                <w:szCs w:val="20"/>
              </w:rPr>
              <m:t>map</m:t>
            </m:r>
          </m:sub>
        </m:sSub>
      </m:oMath>
      <w:r w:rsidRPr="000B3348">
        <w:rPr>
          <w:rFonts w:ascii="Calibri" w:hAnsi="Calibri" w:cs="Calibri"/>
          <w:noProof/>
          <w:sz w:val="20"/>
          <w:szCs w:val="20"/>
        </w:rPr>
        <w:t xml:space="preserve"> defines the contribution of </w:t>
      </w:r>
      <w:r w:rsidR="00CA58FB">
        <w:rPr>
          <w:rFonts w:ascii="Calibri" w:hAnsi="Calibri" w:cs="Calibri"/>
          <w:noProof/>
          <w:sz w:val="20"/>
          <w:szCs w:val="20"/>
        </w:rPr>
        <w:t xml:space="preserve">mean arterial pressure </w:t>
      </w:r>
      <w:r w:rsidRPr="000B3348">
        <w:rPr>
          <w:rFonts w:ascii="Calibri" w:hAnsi="Calibri" w:cs="Calibri"/>
          <w:noProof/>
          <w:sz w:val="20"/>
          <w:szCs w:val="20"/>
        </w:rPr>
        <w:t>to the autonomic output.</w:t>
      </w:r>
    </w:p>
    <w:p w14:paraId="549A9B1B" w14:textId="77777777" w:rsidR="003D4A22" w:rsidRPr="000B3348" w:rsidRDefault="003D4A22" w:rsidP="00E26FD8">
      <w:pPr>
        <w:jc w:val="both"/>
        <w:rPr>
          <w:rFonts w:ascii="Calibri" w:hAnsi="Calibri" w:cs="Calibri"/>
          <w:noProof/>
          <w:sz w:val="20"/>
          <w:szCs w:val="20"/>
        </w:rPr>
      </w:pPr>
    </w:p>
    <w:p w14:paraId="4A3D3BD7" w14:textId="77777777" w:rsidR="003D4A22" w:rsidRPr="000B3348" w:rsidRDefault="003D4A22" w:rsidP="00E26FD8">
      <w:pPr>
        <w:jc w:val="both"/>
        <w:rPr>
          <w:rFonts w:ascii="Calibri" w:hAnsi="Calibri" w:cs="Calibri"/>
          <w:b/>
          <w:bCs/>
          <w:noProof/>
          <w:sz w:val="20"/>
          <w:szCs w:val="20"/>
        </w:rPr>
      </w:pPr>
      <w:r w:rsidRPr="000B3348">
        <w:rPr>
          <w:rFonts w:ascii="Calibri" w:hAnsi="Calibri" w:cs="Calibri"/>
          <w:b/>
          <w:bCs/>
          <w:noProof/>
          <w:sz w:val="20"/>
          <w:szCs w:val="20"/>
        </w:rPr>
        <w:t>Efferent control of cardiovascular effectors</w:t>
      </w:r>
    </w:p>
    <w:p w14:paraId="2A2D8990" w14:textId="77777777" w:rsidR="003D4A22" w:rsidRPr="000B3348" w:rsidRDefault="003D4A22" w:rsidP="00E26FD8">
      <w:pPr>
        <w:jc w:val="both"/>
        <w:rPr>
          <w:rFonts w:ascii="Calibri" w:hAnsi="Calibri" w:cs="Calibri"/>
          <w:noProof/>
          <w:sz w:val="20"/>
          <w:szCs w:val="20"/>
        </w:rPr>
      </w:pPr>
      <w:r w:rsidRPr="000B3348">
        <w:rPr>
          <w:rFonts w:ascii="Calibri" w:hAnsi="Calibri" w:cs="Calibri"/>
          <w:noProof/>
          <w:sz w:val="20"/>
          <w:szCs w:val="20"/>
        </w:rPr>
        <w:t>Each effector is modulated as a relative change from its baseline reference value, scaled by its sensitivity to SVB:</w:t>
      </w:r>
    </w:p>
    <w:p w14:paraId="300326B7" w14:textId="77777777" w:rsidR="003D4A22" w:rsidRPr="000B3348" w:rsidRDefault="003D4A22" w:rsidP="00E26FD8">
      <w:pPr>
        <w:jc w:val="both"/>
        <w:rPr>
          <w:rFonts w:ascii="Calibri" w:hAnsi="Calibri" w:cs="Calibri"/>
          <w:noProof/>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75"/>
        <w:gridCol w:w="787"/>
      </w:tblGrid>
      <w:tr w:rsidR="003D4A22" w:rsidRPr="000B3348" w14:paraId="1FDCB1B4" w14:textId="77777777" w:rsidTr="00E471C3">
        <w:tc>
          <w:tcPr>
            <w:tcW w:w="8275" w:type="dxa"/>
          </w:tcPr>
          <w:p w14:paraId="03F10650" w14:textId="4186E78E" w:rsidR="003D4A22" w:rsidRPr="000B3348" w:rsidRDefault="003D4A22" w:rsidP="00E26FD8">
            <w:pPr>
              <w:jc w:val="both"/>
              <w:rPr>
                <w:rFonts w:ascii="Calibri" w:hAnsi="Calibri" w:cs="Calibri"/>
                <w:noProof/>
                <w:sz w:val="20"/>
                <w:szCs w:val="20"/>
                <w:lang w:val="en-US"/>
              </w:rPr>
            </w:pPr>
            <m:oMathPara>
              <m:oMath>
                <m:r>
                  <w:rPr>
                    <w:rFonts w:ascii="Cambria Math" w:hAnsi="Cambria Math" w:cs="Calibri"/>
                    <w:noProof/>
                    <w:sz w:val="20"/>
                    <w:szCs w:val="20"/>
                    <w:lang w:val="en-US"/>
                  </w:rPr>
                  <m:t>ef</m:t>
                </m:r>
                <m:d>
                  <m:dPr>
                    <m:ctrlPr>
                      <w:rPr>
                        <w:rFonts w:ascii="Cambria Math" w:hAnsi="Cambria Math" w:cs="Calibri"/>
                        <w:i/>
                        <w:noProof/>
                        <w:sz w:val="20"/>
                        <w:szCs w:val="20"/>
                        <w:lang w:val="en-US"/>
                      </w:rPr>
                    </m:ctrlPr>
                  </m:dPr>
                  <m:e>
                    <m:r>
                      <w:rPr>
                        <w:rFonts w:ascii="Cambria Math" w:hAnsi="Cambria Math" w:cs="Calibri"/>
                        <w:noProof/>
                        <w:sz w:val="20"/>
                        <w:szCs w:val="20"/>
                        <w:lang w:val="en-US"/>
                      </w:rPr>
                      <m:t>svb</m:t>
                    </m:r>
                  </m:e>
                </m:d>
                <m:r>
                  <w:rPr>
                    <w:rFonts w:ascii="Cambria Math" w:hAnsi="Cambria Math" w:cs="Calibri"/>
                    <w:noProof/>
                    <w:sz w:val="20"/>
                    <w:szCs w:val="20"/>
                    <w:lang w:val="en-US"/>
                  </w:rPr>
                  <m:t>=</m:t>
                </m:r>
                <m:d>
                  <m:dPr>
                    <m:ctrlPr>
                      <w:rPr>
                        <w:rFonts w:ascii="Cambria Math" w:hAnsi="Cambria Math" w:cs="Calibri"/>
                        <w:i/>
                        <w:noProof/>
                        <w:sz w:val="20"/>
                        <w:szCs w:val="20"/>
                        <w:lang w:val="en-US"/>
                      </w:rPr>
                    </m:ctrlPr>
                  </m:dPr>
                  <m:e>
                    <m:r>
                      <w:rPr>
                        <w:rFonts w:ascii="Cambria Math" w:hAnsi="Cambria Math" w:cs="Calibri"/>
                        <w:noProof/>
                        <w:sz w:val="20"/>
                        <w:szCs w:val="20"/>
                        <w:lang w:val="en-US"/>
                      </w:rPr>
                      <m:t>1+G</m:t>
                    </m:r>
                    <m:f>
                      <m:fPr>
                        <m:ctrlPr>
                          <w:rPr>
                            <w:rFonts w:ascii="Cambria Math" w:hAnsi="Cambria Math" w:cs="Calibri"/>
                            <w:i/>
                            <w:noProof/>
                            <w:sz w:val="20"/>
                            <w:szCs w:val="20"/>
                            <w:lang w:val="en-US"/>
                          </w:rPr>
                        </m:ctrlPr>
                      </m:fPr>
                      <m:num>
                        <m:r>
                          <w:rPr>
                            <w:rFonts w:ascii="Cambria Math" w:hAnsi="Cambria Math" w:cs="Calibri"/>
                            <w:noProof/>
                            <w:sz w:val="20"/>
                            <w:szCs w:val="20"/>
                            <w:lang w:val="en-US"/>
                          </w:rPr>
                          <m:t>ef</m:t>
                        </m:r>
                      </m:num>
                      <m:den>
                        <m:r>
                          <w:rPr>
                            <w:rFonts w:ascii="Cambria Math" w:hAnsi="Cambria Math" w:cs="Calibri"/>
                            <w:noProof/>
                            <w:sz w:val="20"/>
                            <w:szCs w:val="20"/>
                            <w:lang w:val="en-US"/>
                          </w:rPr>
                          <m:t>svb</m:t>
                        </m:r>
                      </m:den>
                    </m:f>
                    <m:r>
                      <w:rPr>
                        <w:rFonts w:ascii="Cambria Math" w:hAnsi="Cambria Math" w:cs="Calibri"/>
                        <w:noProof/>
                        <w:sz w:val="20"/>
                        <w:szCs w:val="20"/>
                        <w:lang w:val="en-US"/>
                      </w:rPr>
                      <m:t>*svb(t)</m:t>
                    </m:r>
                  </m:e>
                </m:d>
                <m:r>
                  <w:rPr>
                    <w:rFonts w:ascii="Cambria Math" w:hAnsi="Cambria Math" w:cs="Calibri"/>
                    <w:noProof/>
                    <w:sz w:val="20"/>
                    <w:szCs w:val="20"/>
                    <w:lang w:val="en-US"/>
                  </w:rPr>
                  <m:t>*e</m:t>
                </m:r>
                <m:sSub>
                  <m:sSubPr>
                    <m:ctrlPr>
                      <w:rPr>
                        <w:rFonts w:ascii="Cambria Math" w:hAnsi="Cambria Math" w:cs="Calibri"/>
                        <w:i/>
                        <w:noProof/>
                        <w:sz w:val="20"/>
                        <w:szCs w:val="20"/>
                        <w:lang w:val="en-US"/>
                      </w:rPr>
                    </m:ctrlPr>
                  </m:sSubPr>
                  <m:e>
                    <m:r>
                      <w:rPr>
                        <w:rFonts w:ascii="Cambria Math" w:hAnsi="Cambria Math" w:cs="Calibri"/>
                        <w:noProof/>
                        <w:sz w:val="20"/>
                        <w:szCs w:val="20"/>
                        <w:lang w:val="en-US"/>
                      </w:rPr>
                      <m:t>f</m:t>
                    </m:r>
                  </m:e>
                  <m:sub>
                    <m:r>
                      <w:rPr>
                        <w:rFonts w:ascii="Cambria Math" w:hAnsi="Cambria Math" w:cs="Calibri"/>
                        <w:noProof/>
                        <w:sz w:val="20"/>
                        <w:szCs w:val="20"/>
                        <w:lang w:val="en-US"/>
                      </w:rPr>
                      <m:t>ref</m:t>
                    </m:r>
                  </m:sub>
                </m:sSub>
              </m:oMath>
            </m:oMathPara>
          </w:p>
        </w:tc>
        <w:tc>
          <w:tcPr>
            <w:tcW w:w="787" w:type="dxa"/>
          </w:tcPr>
          <w:p w14:paraId="508BD7A5" w14:textId="1D412608" w:rsidR="003D4A22" w:rsidRPr="000B3348" w:rsidRDefault="003D4A22" w:rsidP="00E26FD8">
            <w:pPr>
              <w:jc w:val="both"/>
              <w:rPr>
                <w:rFonts w:ascii="Calibri" w:hAnsi="Calibri" w:cs="Calibri"/>
                <w:noProof/>
                <w:sz w:val="20"/>
                <w:szCs w:val="20"/>
                <w:lang w:val="en-US"/>
              </w:rPr>
            </w:pPr>
            <w:r w:rsidRPr="000B3348">
              <w:rPr>
                <w:rFonts w:ascii="Calibri" w:hAnsi="Calibri" w:cs="Calibri"/>
                <w:noProof/>
                <w:sz w:val="20"/>
                <w:szCs w:val="20"/>
                <w:lang w:val="en-US"/>
              </w:rPr>
              <w:t>Eq. 1</w:t>
            </w:r>
            <w:r w:rsidR="005F5013">
              <w:rPr>
                <w:rFonts w:ascii="Calibri" w:hAnsi="Calibri" w:cs="Calibri"/>
                <w:noProof/>
                <w:sz w:val="20"/>
                <w:szCs w:val="20"/>
                <w:lang w:val="en-US"/>
              </w:rPr>
              <w:t>1</w:t>
            </w:r>
          </w:p>
        </w:tc>
      </w:tr>
    </w:tbl>
    <w:p w14:paraId="709A1B48" w14:textId="77777777" w:rsidR="003D4A22" w:rsidRPr="000B3348" w:rsidRDefault="003D4A22" w:rsidP="00E26FD8">
      <w:pPr>
        <w:jc w:val="both"/>
        <w:rPr>
          <w:rFonts w:ascii="Calibri" w:hAnsi="Calibri" w:cs="Calibri"/>
          <w:noProof/>
          <w:sz w:val="20"/>
          <w:szCs w:val="20"/>
        </w:rPr>
      </w:pPr>
    </w:p>
    <w:p w14:paraId="631591A4" w14:textId="77777777" w:rsidR="003D4A22" w:rsidRPr="000B3348" w:rsidRDefault="003D4A22" w:rsidP="00E26FD8">
      <w:pPr>
        <w:jc w:val="both"/>
        <w:rPr>
          <w:rFonts w:ascii="Calibri" w:hAnsi="Calibri" w:cs="Calibri"/>
          <w:noProof/>
          <w:sz w:val="20"/>
          <w:szCs w:val="20"/>
        </w:rPr>
      </w:pPr>
      <w:r w:rsidRPr="000B3348">
        <w:rPr>
          <w:rFonts w:ascii="Calibri" w:hAnsi="Calibri" w:cs="Calibri"/>
          <w:noProof/>
          <w:sz w:val="20"/>
          <w:szCs w:val="20"/>
        </w:rPr>
        <w:t xml:space="preserve">where </w:t>
      </w:r>
      <m:oMath>
        <m:sSub>
          <m:sSubPr>
            <m:ctrlPr>
              <w:rPr>
                <w:rFonts w:ascii="Cambria Math" w:hAnsi="Cambria Math" w:cs="Calibri"/>
                <w:noProof/>
                <w:sz w:val="20"/>
                <w:szCs w:val="20"/>
              </w:rPr>
            </m:ctrlPr>
          </m:sSubPr>
          <m:e>
            <m:r>
              <w:rPr>
                <w:rFonts w:ascii="Cambria Math" w:hAnsi="Cambria Math" w:cs="Calibri"/>
                <w:noProof/>
                <w:sz w:val="20"/>
                <w:szCs w:val="20"/>
              </w:rPr>
              <m:t>G</m:t>
            </m:r>
          </m:e>
          <m:sub>
            <m:r>
              <w:rPr>
                <w:rFonts w:ascii="Cambria Math" w:hAnsi="Cambria Math" w:cs="Calibri"/>
                <w:noProof/>
                <w:sz w:val="20"/>
                <w:szCs w:val="20"/>
              </w:rPr>
              <m:t>ef</m:t>
            </m:r>
            <m:r>
              <m:rPr>
                <m:sty m:val="p"/>
              </m:rPr>
              <w:rPr>
                <w:rFonts w:ascii="Cambria Math" w:hAnsi="Cambria Math" w:cs="Calibri"/>
                <w:noProof/>
                <w:sz w:val="20"/>
                <w:szCs w:val="20"/>
              </w:rPr>
              <m:t>/</m:t>
            </m:r>
            <m:r>
              <w:rPr>
                <w:rFonts w:ascii="Cambria Math" w:hAnsi="Cambria Math" w:cs="Calibri"/>
                <w:noProof/>
                <w:sz w:val="20"/>
                <w:szCs w:val="20"/>
              </w:rPr>
              <m:t>svb</m:t>
            </m:r>
          </m:sub>
        </m:sSub>
      </m:oMath>
      <w:r w:rsidRPr="000B3348">
        <w:rPr>
          <w:rFonts w:ascii="Calibri" w:hAnsi="Calibri" w:cs="Calibri"/>
          <w:noProof/>
          <w:sz w:val="20"/>
          <w:szCs w:val="20"/>
        </w:rPr>
        <w:t xml:space="preserve">is the gain relating SVB to the specific effector, and </w:t>
      </w:r>
      <m:oMath>
        <m:r>
          <w:rPr>
            <w:rFonts w:ascii="Cambria Math" w:hAnsi="Cambria Math" w:cs="Calibri"/>
            <w:noProof/>
            <w:sz w:val="20"/>
            <w:szCs w:val="20"/>
          </w:rPr>
          <m:t>e</m:t>
        </m:r>
        <m:sSub>
          <m:sSubPr>
            <m:ctrlPr>
              <w:rPr>
                <w:rFonts w:ascii="Cambria Math" w:hAnsi="Cambria Math" w:cs="Calibri"/>
                <w:noProof/>
                <w:sz w:val="20"/>
                <w:szCs w:val="20"/>
              </w:rPr>
            </m:ctrlPr>
          </m:sSubPr>
          <m:e>
            <m:r>
              <w:rPr>
                <w:rFonts w:ascii="Cambria Math" w:hAnsi="Cambria Math" w:cs="Calibri"/>
                <w:noProof/>
                <w:sz w:val="20"/>
                <w:szCs w:val="20"/>
              </w:rPr>
              <m:t>f</m:t>
            </m:r>
          </m:e>
          <m:sub>
            <m:r>
              <w:rPr>
                <w:rFonts w:ascii="Cambria Math" w:hAnsi="Cambria Math" w:cs="Calibri"/>
                <w:noProof/>
                <w:sz w:val="20"/>
                <w:szCs w:val="20"/>
              </w:rPr>
              <m:t>ref</m:t>
            </m:r>
          </m:sub>
        </m:sSub>
      </m:oMath>
      <w:r w:rsidRPr="000B3348">
        <w:rPr>
          <w:rFonts w:ascii="Calibri" w:hAnsi="Calibri" w:cs="Calibri"/>
          <w:noProof/>
          <w:sz w:val="20"/>
          <w:szCs w:val="20"/>
        </w:rPr>
        <w:t xml:space="preserve"> is its reference value.</w:t>
      </w:r>
    </w:p>
    <w:p w14:paraId="4D811D6A" w14:textId="77777777" w:rsidR="003D4A22" w:rsidRPr="000B3348" w:rsidRDefault="003D4A22" w:rsidP="00E26FD8">
      <w:pPr>
        <w:jc w:val="both"/>
        <w:rPr>
          <w:rFonts w:ascii="Calibri" w:hAnsi="Calibri" w:cs="Calibri"/>
          <w:noProof/>
          <w:sz w:val="20"/>
          <w:szCs w:val="20"/>
        </w:rPr>
      </w:pPr>
    </w:p>
    <w:p w14:paraId="6D52475E" w14:textId="77777777" w:rsidR="003D4A22" w:rsidRPr="000B3348" w:rsidRDefault="003D4A22" w:rsidP="00E26FD8">
      <w:pPr>
        <w:jc w:val="both"/>
        <w:rPr>
          <w:rFonts w:ascii="Calibri" w:hAnsi="Calibri" w:cs="Calibri"/>
          <w:noProof/>
          <w:sz w:val="20"/>
          <w:szCs w:val="20"/>
        </w:rPr>
      </w:pPr>
    </w:p>
    <w:p w14:paraId="54B372AB" w14:textId="771F7895" w:rsidR="00FF6114" w:rsidRPr="000B3348" w:rsidRDefault="00C163EF" w:rsidP="00E26FD8">
      <w:pPr>
        <w:jc w:val="both"/>
        <w:rPr>
          <w:rFonts w:ascii="Calibri" w:hAnsi="Calibri" w:cs="Calibri"/>
          <w:b/>
          <w:bCs/>
          <w:noProof/>
          <w:sz w:val="20"/>
          <w:szCs w:val="20"/>
        </w:rPr>
      </w:pPr>
      <w:r w:rsidRPr="000B3348">
        <w:rPr>
          <w:rFonts w:ascii="Calibri" w:hAnsi="Calibri" w:cs="Calibri"/>
          <w:b/>
          <w:bCs/>
          <w:noProof/>
          <w:sz w:val="20"/>
          <w:szCs w:val="20"/>
        </w:rPr>
        <w:t xml:space="preserve">2.3 </w:t>
      </w:r>
      <w:r w:rsidR="003D4A22" w:rsidRPr="000B3348">
        <w:rPr>
          <w:rFonts w:ascii="Calibri" w:hAnsi="Calibri" w:cs="Calibri"/>
          <w:b/>
          <w:bCs/>
          <w:noProof/>
          <w:sz w:val="20"/>
          <w:szCs w:val="20"/>
        </w:rPr>
        <w:t>Software implementation and code verification</w:t>
      </w:r>
    </w:p>
    <w:p w14:paraId="5EC0637B" w14:textId="77777777" w:rsidR="00FF6114" w:rsidRPr="000B3348" w:rsidRDefault="00FF6114" w:rsidP="00E26FD8">
      <w:pPr>
        <w:pStyle w:val="NoSpacing"/>
        <w:jc w:val="both"/>
        <w:rPr>
          <w:rFonts w:ascii="Calibri" w:hAnsi="Calibri" w:cs="Calibri"/>
          <w:noProof/>
          <w:sz w:val="20"/>
          <w:szCs w:val="20"/>
        </w:rPr>
      </w:pPr>
    </w:p>
    <w:p w14:paraId="6C6073AE" w14:textId="201F8A54" w:rsidR="003D4A22" w:rsidRPr="000B3348" w:rsidRDefault="003D4A22" w:rsidP="00A11FED">
      <w:pPr>
        <w:pStyle w:val="NoSpacing"/>
        <w:ind w:firstLine="708"/>
        <w:jc w:val="both"/>
        <w:rPr>
          <w:rFonts w:ascii="Calibri" w:hAnsi="Calibri" w:cs="Calibri"/>
          <w:noProof/>
          <w:sz w:val="20"/>
          <w:szCs w:val="20"/>
        </w:rPr>
      </w:pPr>
      <w:r w:rsidRPr="000B3348">
        <w:rPr>
          <w:rFonts w:ascii="Calibri" w:hAnsi="Calibri" w:cs="Calibri"/>
          <w:noProof/>
          <w:sz w:val="20"/>
          <w:szCs w:val="20"/>
        </w:rPr>
        <w:t>The main target audience of EXPLAIN consists of clinical researchers in neonatal intensive care.  The user can explore</w:t>
      </w:r>
      <w:r w:rsidR="00CF2433">
        <w:rPr>
          <w:rFonts w:ascii="Calibri" w:hAnsi="Calibri" w:cs="Calibri"/>
          <w:noProof/>
          <w:sz w:val="20"/>
          <w:szCs w:val="20"/>
        </w:rPr>
        <w:t xml:space="preserve"> effects of therapeutic interventions and different </w:t>
      </w:r>
      <w:r w:rsidRPr="000B3348">
        <w:rPr>
          <w:rFonts w:ascii="Calibri" w:hAnsi="Calibri" w:cs="Calibri"/>
          <w:noProof/>
          <w:sz w:val="20"/>
          <w:szCs w:val="20"/>
        </w:rPr>
        <w:t>clinical conditions</w:t>
      </w:r>
      <w:r w:rsidR="00A11FED">
        <w:rPr>
          <w:rFonts w:ascii="Calibri" w:hAnsi="Calibri" w:cs="Calibri"/>
          <w:noProof/>
          <w:sz w:val="20"/>
          <w:szCs w:val="20"/>
        </w:rPr>
        <w:t xml:space="preserve"> including the validation experiments of this paper</w:t>
      </w:r>
      <w:r w:rsidR="00237DBE">
        <w:rPr>
          <w:rFonts w:ascii="Calibri" w:hAnsi="Calibri" w:cs="Calibri"/>
          <w:noProof/>
          <w:sz w:val="20"/>
          <w:szCs w:val="20"/>
        </w:rPr>
        <w:t xml:space="preserve">. </w:t>
      </w:r>
      <w:r w:rsidRPr="000B3348">
        <w:rPr>
          <w:rFonts w:ascii="Calibri" w:hAnsi="Calibri" w:cs="Calibri"/>
          <w:noProof/>
          <w:sz w:val="20"/>
          <w:szCs w:val="20"/>
        </w:rPr>
        <w:t xml:space="preserve">The free software is accessible using standard browsers via </w:t>
      </w:r>
      <w:hyperlink r:id="rId34" w:history="1">
        <w:r w:rsidR="00A11FED" w:rsidRPr="00821E5B">
          <w:rPr>
            <w:rStyle w:val="Hyperlink"/>
            <w:rFonts w:ascii="Calibri" w:hAnsi="Calibri" w:cs="Calibri"/>
            <w:noProof/>
            <w:sz w:val="20"/>
            <w:szCs w:val="20"/>
          </w:rPr>
          <w:t>https://explain-user.com</w:t>
        </w:r>
      </w:hyperlink>
      <w:r w:rsidRPr="000B3348">
        <w:rPr>
          <w:rFonts w:ascii="Calibri" w:hAnsi="Calibri" w:cs="Calibri"/>
          <w:noProof/>
          <w:sz w:val="20"/>
          <w:szCs w:val="20"/>
        </w:rPr>
        <w:t>.</w:t>
      </w:r>
      <w:r w:rsidR="00A11FED">
        <w:rPr>
          <w:rFonts w:ascii="Calibri" w:hAnsi="Calibri" w:cs="Calibri"/>
          <w:noProof/>
          <w:sz w:val="20"/>
          <w:szCs w:val="20"/>
        </w:rPr>
        <w:t xml:space="preserve"> </w:t>
      </w:r>
      <w:r w:rsidRPr="000B3348">
        <w:rPr>
          <w:rFonts w:ascii="Calibri" w:hAnsi="Calibri" w:cs="Calibri"/>
          <w:noProof/>
          <w:sz w:val="20"/>
          <w:szCs w:val="20"/>
        </w:rPr>
        <w:t>An important additional objective of the present work is to enable model developers to understand, use, and modify the model and corresponding code.  The source code of the Python implementation of EXPLAIN is available upon request. The source code is extensively annotated. Developers with undergraduate level software engineering experience, and basic knowledge of the programming language Python, should, after a few days of familiarization with the environment, be able to:</w:t>
      </w:r>
    </w:p>
    <w:p w14:paraId="4B42DC36" w14:textId="77777777" w:rsidR="003D4A22" w:rsidRPr="000B3348" w:rsidRDefault="003D4A22" w:rsidP="00E26FD8">
      <w:pPr>
        <w:pStyle w:val="NoSpacing"/>
        <w:jc w:val="both"/>
        <w:rPr>
          <w:rFonts w:ascii="Calibri" w:hAnsi="Calibri" w:cs="Calibri"/>
          <w:noProof/>
          <w:sz w:val="20"/>
          <w:szCs w:val="20"/>
        </w:rPr>
      </w:pPr>
    </w:p>
    <w:p w14:paraId="5F06E326" w14:textId="29A930A0" w:rsidR="003D4A22" w:rsidRPr="000B3348" w:rsidRDefault="003D4A22" w:rsidP="00E26FD8">
      <w:pPr>
        <w:pStyle w:val="NoSpacing"/>
        <w:numPr>
          <w:ilvl w:val="0"/>
          <w:numId w:val="5"/>
        </w:numPr>
        <w:jc w:val="both"/>
        <w:rPr>
          <w:rFonts w:ascii="Calibri" w:hAnsi="Calibri" w:cs="Calibri"/>
          <w:noProof/>
          <w:sz w:val="20"/>
          <w:szCs w:val="20"/>
        </w:rPr>
      </w:pPr>
      <w:r w:rsidRPr="000B3348">
        <w:rPr>
          <w:rFonts w:ascii="Calibri" w:hAnsi="Calibri" w:cs="Calibri"/>
          <w:noProof/>
          <w:sz w:val="20"/>
          <w:szCs w:val="20"/>
        </w:rPr>
        <w:t>run the described integrated model, and plot graphs of variables of interest, for example, right ventricular pressures and volumes,</w:t>
      </w:r>
    </w:p>
    <w:p w14:paraId="26451959" w14:textId="5ABB386C" w:rsidR="003D4A22" w:rsidRPr="000B3348" w:rsidRDefault="003D4A22" w:rsidP="00E26FD8">
      <w:pPr>
        <w:pStyle w:val="NoSpacing"/>
        <w:numPr>
          <w:ilvl w:val="0"/>
          <w:numId w:val="5"/>
        </w:numPr>
        <w:jc w:val="both"/>
        <w:rPr>
          <w:rFonts w:ascii="Calibri" w:hAnsi="Calibri" w:cs="Calibri"/>
          <w:noProof/>
          <w:sz w:val="20"/>
          <w:szCs w:val="20"/>
        </w:rPr>
      </w:pPr>
      <w:r w:rsidRPr="000B3348">
        <w:rPr>
          <w:rFonts w:ascii="Calibri" w:hAnsi="Calibri" w:cs="Calibri"/>
          <w:noProof/>
          <w:sz w:val="20"/>
          <w:szCs w:val="20"/>
        </w:rPr>
        <w:t>modify patient profiles via initial state variables and parameters, for example, create a hypotensive patient,</w:t>
      </w:r>
    </w:p>
    <w:p w14:paraId="43EA3E6D" w14:textId="77777777" w:rsidR="003D4A22" w:rsidRPr="000B3348" w:rsidRDefault="003D4A22" w:rsidP="00E26FD8">
      <w:pPr>
        <w:pStyle w:val="NoSpacing"/>
        <w:numPr>
          <w:ilvl w:val="0"/>
          <w:numId w:val="5"/>
        </w:numPr>
        <w:jc w:val="both"/>
        <w:rPr>
          <w:rFonts w:ascii="Calibri" w:hAnsi="Calibri" w:cs="Calibri"/>
          <w:noProof/>
          <w:sz w:val="20"/>
          <w:szCs w:val="20"/>
        </w:rPr>
      </w:pPr>
      <w:r w:rsidRPr="000B3348">
        <w:rPr>
          <w:rFonts w:ascii="Calibri" w:hAnsi="Calibri" w:cs="Calibri"/>
          <w:noProof/>
          <w:sz w:val="20"/>
          <w:szCs w:val="20"/>
        </w:rPr>
        <w:t>modify model structure, for example, remove separate tissue capacitances and compartments to create a simpler model or to create an anatomical variant of the normal circulation.</w:t>
      </w:r>
    </w:p>
    <w:p w14:paraId="0C69C64D" w14:textId="77777777" w:rsidR="003D4A22" w:rsidRPr="000B3348" w:rsidRDefault="003D4A22" w:rsidP="00E26FD8">
      <w:pPr>
        <w:pStyle w:val="NoSpacing"/>
        <w:jc w:val="both"/>
        <w:rPr>
          <w:rFonts w:ascii="Calibri" w:hAnsi="Calibri" w:cs="Calibri"/>
          <w:noProof/>
          <w:sz w:val="20"/>
          <w:szCs w:val="20"/>
        </w:rPr>
      </w:pPr>
    </w:p>
    <w:p w14:paraId="50E91E43" w14:textId="77777777" w:rsidR="003D4A22" w:rsidRPr="000B3348" w:rsidRDefault="003D4A22" w:rsidP="00E26FD8">
      <w:pPr>
        <w:pStyle w:val="NoSpacing"/>
        <w:jc w:val="both"/>
        <w:rPr>
          <w:rFonts w:ascii="Calibri" w:hAnsi="Calibri" w:cs="Calibri"/>
          <w:noProof/>
          <w:sz w:val="20"/>
          <w:szCs w:val="20"/>
        </w:rPr>
      </w:pPr>
      <w:r w:rsidRPr="000B3348">
        <w:rPr>
          <w:rFonts w:ascii="Calibri" w:hAnsi="Calibri" w:cs="Calibri"/>
          <w:noProof/>
          <w:sz w:val="20"/>
          <w:szCs w:val="20"/>
        </w:rPr>
        <w:t>With a little more time, developers should be able to:</w:t>
      </w:r>
    </w:p>
    <w:p w14:paraId="1A3AC337" w14:textId="77777777" w:rsidR="003D4A22" w:rsidRPr="000B3348" w:rsidRDefault="003D4A22" w:rsidP="00E26FD8">
      <w:pPr>
        <w:pStyle w:val="NoSpacing"/>
        <w:jc w:val="both"/>
        <w:rPr>
          <w:rFonts w:ascii="Calibri" w:hAnsi="Calibri" w:cs="Calibri"/>
          <w:noProof/>
          <w:sz w:val="20"/>
          <w:szCs w:val="20"/>
        </w:rPr>
      </w:pPr>
    </w:p>
    <w:p w14:paraId="5B5FC469" w14:textId="5B708051" w:rsidR="003D4A22" w:rsidRPr="000B3348" w:rsidRDefault="003D4A22" w:rsidP="00E26FD8">
      <w:pPr>
        <w:pStyle w:val="NoSpacing"/>
        <w:numPr>
          <w:ilvl w:val="0"/>
          <w:numId w:val="5"/>
        </w:numPr>
        <w:jc w:val="both"/>
        <w:rPr>
          <w:rFonts w:ascii="Calibri" w:hAnsi="Calibri" w:cs="Calibri"/>
          <w:noProof/>
          <w:sz w:val="20"/>
          <w:szCs w:val="20"/>
        </w:rPr>
      </w:pPr>
      <w:r w:rsidRPr="000B3348">
        <w:rPr>
          <w:rFonts w:ascii="Calibri" w:hAnsi="Calibri" w:cs="Calibri"/>
          <w:noProof/>
          <w:sz w:val="20"/>
          <w:szCs w:val="20"/>
        </w:rPr>
        <w:t>modify properties of model components, for example, create a regurgitating cardiac valve,</w:t>
      </w:r>
    </w:p>
    <w:p w14:paraId="03FEC92A" w14:textId="77777777" w:rsidR="003D4A22" w:rsidRPr="000B3348" w:rsidRDefault="003D4A22" w:rsidP="00E26FD8">
      <w:pPr>
        <w:pStyle w:val="NoSpacing"/>
        <w:numPr>
          <w:ilvl w:val="0"/>
          <w:numId w:val="5"/>
        </w:numPr>
        <w:jc w:val="both"/>
        <w:rPr>
          <w:rFonts w:ascii="Calibri" w:hAnsi="Calibri" w:cs="Calibri"/>
          <w:noProof/>
          <w:sz w:val="20"/>
          <w:szCs w:val="20"/>
        </w:rPr>
      </w:pPr>
      <w:r w:rsidRPr="000B3348">
        <w:rPr>
          <w:rFonts w:ascii="Calibri" w:hAnsi="Calibri" w:cs="Calibri"/>
          <w:noProof/>
          <w:sz w:val="20"/>
          <w:szCs w:val="20"/>
        </w:rPr>
        <w:t>add models, for example, liver metabolism,</w:t>
      </w:r>
    </w:p>
    <w:p w14:paraId="6077FBA4" w14:textId="05F791A6" w:rsidR="003D4A22" w:rsidRPr="000B3348" w:rsidRDefault="003D4A22" w:rsidP="00E26FD8">
      <w:pPr>
        <w:pStyle w:val="NoSpacing"/>
        <w:numPr>
          <w:ilvl w:val="0"/>
          <w:numId w:val="5"/>
        </w:numPr>
        <w:jc w:val="both"/>
        <w:rPr>
          <w:rFonts w:ascii="Calibri" w:hAnsi="Calibri" w:cs="Calibri"/>
          <w:noProof/>
          <w:sz w:val="20"/>
          <w:szCs w:val="20"/>
        </w:rPr>
      </w:pPr>
      <w:r w:rsidRPr="000B3348">
        <w:rPr>
          <w:rFonts w:ascii="Calibri" w:hAnsi="Calibri" w:cs="Calibri"/>
          <w:noProof/>
          <w:sz w:val="20"/>
          <w:szCs w:val="20"/>
        </w:rPr>
        <w:t>optimize numerical integration methods and simulation run-time,</w:t>
      </w:r>
    </w:p>
    <w:p w14:paraId="75FDA2EF" w14:textId="77777777" w:rsidR="003D4A22" w:rsidRPr="000B3348" w:rsidRDefault="003D4A22" w:rsidP="00E26FD8">
      <w:pPr>
        <w:pStyle w:val="NoSpacing"/>
        <w:numPr>
          <w:ilvl w:val="0"/>
          <w:numId w:val="5"/>
        </w:numPr>
        <w:jc w:val="both"/>
        <w:rPr>
          <w:rFonts w:ascii="Calibri" w:hAnsi="Calibri" w:cs="Calibri"/>
          <w:noProof/>
          <w:sz w:val="20"/>
          <w:szCs w:val="20"/>
        </w:rPr>
      </w:pPr>
      <w:r w:rsidRPr="000B3348">
        <w:rPr>
          <w:rFonts w:ascii="Calibri" w:hAnsi="Calibri" w:cs="Calibri"/>
          <w:noProof/>
          <w:sz w:val="20"/>
          <w:szCs w:val="20"/>
        </w:rPr>
        <w:t>use the models in other applications, for example, in clinical decision support.</w:t>
      </w:r>
    </w:p>
    <w:p w14:paraId="1E609B4B" w14:textId="77777777" w:rsidR="003D4A22" w:rsidRPr="000B3348" w:rsidRDefault="003D4A22" w:rsidP="00E26FD8">
      <w:pPr>
        <w:pStyle w:val="NoSpacing"/>
        <w:jc w:val="both"/>
        <w:rPr>
          <w:rFonts w:ascii="Calibri" w:hAnsi="Calibri" w:cs="Calibri"/>
          <w:noProof/>
          <w:sz w:val="20"/>
          <w:szCs w:val="20"/>
        </w:rPr>
      </w:pPr>
    </w:p>
    <w:p w14:paraId="7B325872" w14:textId="059B4834" w:rsidR="003D4A22" w:rsidRPr="000B3348" w:rsidRDefault="003D4A22" w:rsidP="00E26FD8">
      <w:pPr>
        <w:pStyle w:val="NoSpacing"/>
        <w:jc w:val="both"/>
        <w:rPr>
          <w:rFonts w:ascii="Calibri" w:hAnsi="Calibri" w:cs="Calibri"/>
          <w:noProof/>
          <w:sz w:val="20"/>
          <w:szCs w:val="20"/>
        </w:rPr>
      </w:pPr>
      <w:bookmarkStart w:id="13" w:name="_Hlk83803176"/>
      <w:r w:rsidRPr="000B3348">
        <w:rPr>
          <w:rFonts w:ascii="Calibri" w:hAnsi="Calibri" w:cs="Calibri"/>
          <w:noProof/>
          <w:sz w:val="20"/>
          <w:szCs w:val="20"/>
        </w:rPr>
        <w:t xml:space="preserve">The model developer environment is implemented in an interactive Python notebook, which combines source code, diagrams, and written text in a single environment.  Model code can be modified and run from there.  The code which combines and sequences the different model software components is visible and non-proprietary but will typically not be modified by the developer.  </w:t>
      </w:r>
      <w:bookmarkEnd w:id="13"/>
      <w:r w:rsidRPr="000B3348">
        <w:rPr>
          <w:rFonts w:ascii="Calibri" w:hAnsi="Calibri" w:cs="Calibri"/>
          <w:noProof/>
          <w:sz w:val="20"/>
          <w:szCs w:val="20"/>
        </w:rPr>
        <w:t>A tutorial for model development is included, and the code contains explicit comments.</w:t>
      </w:r>
    </w:p>
    <w:p w14:paraId="55780333" w14:textId="77777777" w:rsidR="003D4A22" w:rsidRPr="000B3348" w:rsidRDefault="003D4A22" w:rsidP="00E26FD8">
      <w:pPr>
        <w:pStyle w:val="NoSpacing"/>
        <w:jc w:val="both"/>
        <w:rPr>
          <w:rFonts w:ascii="Calibri" w:hAnsi="Calibri" w:cs="Calibri"/>
          <w:noProof/>
          <w:sz w:val="20"/>
          <w:szCs w:val="20"/>
        </w:rPr>
      </w:pPr>
    </w:p>
    <w:p w14:paraId="781FAA0B" w14:textId="77777777" w:rsidR="003D4A22" w:rsidRPr="000B3348" w:rsidRDefault="003D4A22" w:rsidP="00E26FD8">
      <w:pPr>
        <w:pStyle w:val="NoSpacing"/>
        <w:numPr>
          <w:ilvl w:val="0"/>
          <w:numId w:val="20"/>
        </w:numPr>
        <w:jc w:val="both"/>
        <w:rPr>
          <w:rFonts w:ascii="Calibri" w:hAnsi="Calibri" w:cs="Calibri"/>
          <w:b/>
          <w:bCs/>
          <w:noProof/>
          <w:sz w:val="20"/>
          <w:szCs w:val="20"/>
        </w:rPr>
      </w:pPr>
      <w:r w:rsidRPr="000B3348">
        <w:rPr>
          <w:rFonts w:ascii="Calibri" w:hAnsi="Calibri" w:cs="Calibri"/>
          <w:b/>
          <w:bCs/>
          <w:noProof/>
          <w:sz w:val="20"/>
          <w:szCs w:val="20"/>
        </w:rPr>
        <w:t>RESULTS</w:t>
      </w:r>
    </w:p>
    <w:p w14:paraId="71CB6520" w14:textId="77777777" w:rsidR="003D4A22" w:rsidRPr="000B3348" w:rsidRDefault="003D4A22" w:rsidP="00E26FD8">
      <w:pPr>
        <w:pStyle w:val="NoSpacing"/>
        <w:jc w:val="both"/>
        <w:rPr>
          <w:rFonts w:ascii="Calibri" w:hAnsi="Calibri" w:cs="Calibri"/>
          <w:b/>
          <w:bCs/>
          <w:noProof/>
          <w:sz w:val="20"/>
          <w:szCs w:val="20"/>
        </w:rPr>
      </w:pPr>
    </w:p>
    <w:p w14:paraId="22F36381" w14:textId="77777777" w:rsidR="003D4A22" w:rsidRPr="000B3348" w:rsidRDefault="003D4A22" w:rsidP="00E26FD8">
      <w:pPr>
        <w:pStyle w:val="NoSpacing"/>
        <w:jc w:val="both"/>
        <w:rPr>
          <w:rFonts w:ascii="Calibri" w:hAnsi="Calibri" w:cs="Calibri"/>
          <w:b/>
          <w:bCs/>
          <w:noProof/>
          <w:sz w:val="20"/>
          <w:szCs w:val="20"/>
        </w:rPr>
      </w:pPr>
      <w:r w:rsidRPr="000B3348">
        <w:rPr>
          <w:rFonts w:ascii="Calibri" w:hAnsi="Calibri" w:cs="Calibri"/>
          <w:b/>
          <w:bCs/>
          <w:noProof/>
          <w:sz w:val="20"/>
          <w:szCs w:val="20"/>
        </w:rPr>
        <w:t>3.1 Simulation experiments and model validation</w:t>
      </w:r>
    </w:p>
    <w:p w14:paraId="6E3D0E79" w14:textId="77777777" w:rsidR="003D4A22" w:rsidRPr="000B3348" w:rsidRDefault="003D4A22" w:rsidP="00E26FD8">
      <w:pPr>
        <w:pStyle w:val="NoSpacing"/>
        <w:jc w:val="both"/>
        <w:rPr>
          <w:rFonts w:ascii="Calibri" w:hAnsi="Calibri" w:cs="Calibri"/>
          <w:noProof/>
          <w:sz w:val="20"/>
          <w:szCs w:val="20"/>
        </w:rPr>
      </w:pPr>
    </w:p>
    <w:p w14:paraId="37612428" w14:textId="77777777" w:rsidR="003D4A22" w:rsidRPr="000B3348" w:rsidRDefault="003D4A22" w:rsidP="00E26FD8">
      <w:pPr>
        <w:pStyle w:val="NoSpacing"/>
        <w:jc w:val="both"/>
        <w:rPr>
          <w:rFonts w:ascii="Calibri" w:hAnsi="Calibri" w:cs="Calibri"/>
          <w:b/>
          <w:bCs/>
          <w:noProof/>
          <w:sz w:val="20"/>
          <w:szCs w:val="20"/>
        </w:rPr>
      </w:pPr>
      <w:r w:rsidRPr="000B3348">
        <w:rPr>
          <w:rFonts w:ascii="Calibri" w:hAnsi="Calibri" w:cs="Calibri"/>
          <w:b/>
          <w:bCs/>
          <w:noProof/>
          <w:sz w:val="20"/>
          <w:szCs w:val="20"/>
        </w:rPr>
        <w:t>3.1.1 Baseline hemodynamics</w:t>
      </w:r>
    </w:p>
    <w:p w14:paraId="24B4D119" w14:textId="77777777" w:rsidR="003D4A22" w:rsidRPr="000B3348" w:rsidRDefault="003D4A22" w:rsidP="00E26FD8">
      <w:pPr>
        <w:pStyle w:val="NoSpacing"/>
        <w:jc w:val="both"/>
        <w:rPr>
          <w:rFonts w:ascii="Calibri" w:hAnsi="Calibri" w:cs="Calibri"/>
          <w:noProof/>
          <w:sz w:val="20"/>
          <w:szCs w:val="20"/>
        </w:rPr>
      </w:pPr>
    </w:p>
    <w:p w14:paraId="47C67942" w14:textId="7B043B2C" w:rsidR="003D4A22" w:rsidRPr="000B3348" w:rsidRDefault="003D4A22" w:rsidP="00E26FD8">
      <w:pPr>
        <w:pStyle w:val="NoSpacing"/>
        <w:ind w:firstLine="708"/>
        <w:jc w:val="both"/>
        <w:rPr>
          <w:rFonts w:ascii="Calibri" w:hAnsi="Calibri" w:cs="Calibri"/>
          <w:noProof/>
          <w:sz w:val="20"/>
          <w:szCs w:val="20"/>
        </w:rPr>
      </w:pPr>
      <w:r w:rsidRPr="000B3348">
        <w:rPr>
          <w:rFonts w:ascii="Calibri" w:hAnsi="Calibri" w:cs="Calibri"/>
          <w:noProof/>
          <w:sz w:val="20"/>
          <w:szCs w:val="20"/>
        </w:rPr>
        <w:t>To validate the hemodynamic baseline state of the model we used published hemodynamic data of Jhaveri</w:t>
      </w:r>
      <w:r w:rsidR="004471B3" w:rsidRPr="000B3348">
        <w:rPr>
          <w:rFonts w:ascii="Calibri" w:hAnsi="Calibri" w:cs="Calibri"/>
          <w:noProof/>
          <w:sz w:val="20"/>
          <w:szCs w:val="20"/>
        </w:rPr>
        <w:t xml:space="preserve"> </w:t>
      </w:r>
      <w:r w:rsidR="004471B3" w:rsidRPr="000B3348">
        <w:rPr>
          <w:rFonts w:ascii="Calibri" w:hAnsi="Calibri" w:cs="Calibri"/>
          <w:noProof/>
          <w:sz w:val="20"/>
          <w:szCs w:val="20"/>
        </w:rPr>
        <w:fldChar w:fldCharType="begin">
          <w:fldData xml:space="preserve">PEVuZE5vdGU+PENpdGU+PEF1dGhvcj5KaGF2ZXJpPC9BdXRob3I+PFllYXI+MjAyMzwvWWVhcj48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</w:fldData>
        </w:fldChar>
      </w:r>
      <w:r w:rsidR="00EE7490" w:rsidRPr="000B3348">
        <w:rPr>
          <w:rFonts w:ascii="Calibri" w:hAnsi="Calibri" w:cs="Calibri"/>
          <w:noProof/>
          <w:sz w:val="20"/>
          <w:szCs w:val="20"/>
        </w:rPr>
        <w:instrText xml:space="preserve"> ADDIN EN.CITE </w:instrText>
      </w:r>
      <w:r w:rsidR="00EE7490" w:rsidRPr="000B3348">
        <w:rPr>
          <w:rFonts w:ascii="Calibri" w:hAnsi="Calibri" w:cs="Calibri"/>
          <w:noProof/>
          <w:sz w:val="20"/>
          <w:szCs w:val="20"/>
        </w:rPr>
        <w:fldChar w:fldCharType="begin">
          <w:fldData xml:space="preserve">PEVuZE5vdGU+PENpdGU+PEF1dGhvcj5KaGF2ZXJpPC9BdXRob3I+PFllYXI+MjAyMzwvWWVhcj48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</w:fldData>
        </w:fldChar>
      </w:r>
      <w:r w:rsidR="00EE7490" w:rsidRPr="000B3348">
        <w:rPr>
          <w:rFonts w:ascii="Calibri" w:hAnsi="Calibri" w:cs="Calibri"/>
          <w:noProof/>
          <w:sz w:val="20"/>
          <w:szCs w:val="20"/>
        </w:rPr>
        <w:instrText xml:space="preserve"> ADDIN EN.CITE.DATA </w:instrText>
      </w:r>
      <w:r w:rsidR="00EE7490" w:rsidRPr="000B3348">
        <w:rPr>
          <w:rFonts w:ascii="Calibri" w:hAnsi="Calibri" w:cs="Calibri"/>
          <w:noProof/>
          <w:sz w:val="20"/>
          <w:szCs w:val="20"/>
        </w:rPr>
      </w:r>
      <w:r w:rsidR="00EE7490" w:rsidRPr="000B3348">
        <w:rPr>
          <w:rFonts w:ascii="Calibri" w:hAnsi="Calibri" w:cs="Calibri"/>
          <w:noProof/>
          <w:sz w:val="20"/>
          <w:szCs w:val="20"/>
        </w:rPr>
        <w:fldChar w:fldCharType="end"/>
      </w:r>
      <w:r w:rsidR="004471B3" w:rsidRPr="000B3348">
        <w:rPr>
          <w:rFonts w:ascii="Calibri" w:hAnsi="Calibri" w:cs="Calibri"/>
          <w:noProof/>
          <w:sz w:val="20"/>
          <w:szCs w:val="20"/>
        </w:rPr>
      </w:r>
      <w:r w:rsidR="004471B3" w:rsidRPr="000B3348">
        <w:rPr>
          <w:rFonts w:ascii="Calibri" w:hAnsi="Calibri" w:cs="Calibri"/>
          <w:noProof/>
          <w:sz w:val="20"/>
          <w:szCs w:val="20"/>
        </w:rPr>
        <w:fldChar w:fldCharType="separate"/>
      </w:r>
      <w:r w:rsidR="00EE7490" w:rsidRPr="000B3348">
        <w:rPr>
          <w:rFonts w:ascii="Calibri" w:hAnsi="Calibri" w:cs="Calibri"/>
          <w:noProof/>
          <w:sz w:val="20"/>
          <w:szCs w:val="20"/>
        </w:rPr>
        <w:t>[17]</w:t>
      </w:r>
      <w:r w:rsidR="004471B3" w:rsidRPr="000B3348">
        <w:rPr>
          <w:rFonts w:ascii="Calibri" w:hAnsi="Calibri" w:cs="Calibri"/>
          <w:noProof/>
          <w:sz w:val="20"/>
          <w:szCs w:val="20"/>
        </w:rPr>
        <w:fldChar w:fldCharType="end"/>
      </w:r>
      <w:r w:rsidR="004471B3" w:rsidRPr="000B3348">
        <w:rPr>
          <w:rFonts w:ascii="Calibri" w:hAnsi="Calibri" w:cs="Calibri"/>
          <w:noProof/>
          <w:sz w:val="20"/>
          <w:szCs w:val="20"/>
        </w:rPr>
        <w:t>,</w:t>
      </w:r>
      <w:r w:rsidRPr="000B3348">
        <w:rPr>
          <w:rFonts w:ascii="Calibri" w:hAnsi="Calibri" w:cs="Calibri"/>
          <w:noProof/>
          <w:color w:val="EE0000"/>
          <w:sz w:val="20"/>
          <w:szCs w:val="20"/>
        </w:rPr>
        <w:t xml:space="preserve"> </w:t>
      </w:r>
      <w:r w:rsidRPr="000B3348">
        <w:rPr>
          <w:rFonts w:ascii="Calibri" w:hAnsi="Calibri" w:cs="Calibri"/>
          <w:noProof/>
          <w:sz w:val="20"/>
          <w:szCs w:val="20"/>
        </w:rPr>
        <w:t>Groves</w:t>
      </w:r>
      <w:r w:rsidR="004471B3" w:rsidRPr="000B3348">
        <w:rPr>
          <w:rFonts w:ascii="Calibri" w:hAnsi="Calibri" w:cs="Calibri"/>
          <w:noProof/>
          <w:sz w:val="20"/>
          <w:szCs w:val="20"/>
        </w:rPr>
        <w:t xml:space="preserve"> </w:t>
      </w:r>
      <w:r w:rsidR="004471B3" w:rsidRPr="000B3348">
        <w:rPr>
          <w:rFonts w:ascii="Calibri" w:hAnsi="Calibri" w:cs="Calibri"/>
          <w:noProof/>
          <w:sz w:val="20"/>
          <w:szCs w:val="20"/>
        </w:rPr>
        <w:fldChar w:fldCharType="begin">
          <w:fldData xml:space="preserve">PEVuZE5vdGU+PENpdGU+PEF1dGhvcj5Hcm92ZXM8L0F1dGhvcj48WWVhcj4yMDExPC9ZZWFyPjxS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</w:fldData>
        </w:fldChar>
      </w:r>
      <w:r w:rsidR="00EE7490" w:rsidRPr="000B3348">
        <w:rPr>
          <w:rFonts w:ascii="Calibri" w:hAnsi="Calibri" w:cs="Calibri"/>
          <w:noProof/>
          <w:sz w:val="20"/>
          <w:szCs w:val="20"/>
        </w:rPr>
        <w:instrText xml:space="preserve"> ADDIN EN.CITE </w:instrText>
      </w:r>
      <w:r w:rsidR="00EE7490" w:rsidRPr="000B3348">
        <w:rPr>
          <w:rFonts w:ascii="Calibri" w:hAnsi="Calibri" w:cs="Calibri"/>
          <w:noProof/>
          <w:sz w:val="20"/>
          <w:szCs w:val="20"/>
        </w:rPr>
        <w:fldChar w:fldCharType="begin">
          <w:fldData xml:space="preserve">PEVuZE5vdGU+PENpdGU+PEF1dGhvcj5Hcm92ZXM8L0F1dGhvcj48WWVhcj4yMDExPC9ZZWFyPjxS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</w:fldData>
        </w:fldChar>
      </w:r>
      <w:r w:rsidR="00EE7490" w:rsidRPr="000B3348">
        <w:rPr>
          <w:rFonts w:ascii="Calibri" w:hAnsi="Calibri" w:cs="Calibri"/>
          <w:noProof/>
          <w:sz w:val="20"/>
          <w:szCs w:val="20"/>
        </w:rPr>
        <w:instrText xml:space="preserve"> ADDIN EN.CITE.DATA </w:instrText>
      </w:r>
      <w:r w:rsidR="00EE7490" w:rsidRPr="000B3348">
        <w:rPr>
          <w:rFonts w:ascii="Calibri" w:hAnsi="Calibri" w:cs="Calibri"/>
          <w:noProof/>
          <w:sz w:val="20"/>
          <w:szCs w:val="20"/>
        </w:rPr>
      </w:r>
      <w:r w:rsidR="00EE7490" w:rsidRPr="000B3348">
        <w:rPr>
          <w:rFonts w:ascii="Calibri" w:hAnsi="Calibri" w:cs="Calibri"/>
          <w:noProof/>
          <w:sz w:val="20"/>
          <w:szCs w:val="20"/>
        </w:rPr>
        <w:fldChar w:fldCharType="end"/>
      </w:r>
      <w:r w:rsidR="004471B3" w:rsidRPr="000B3348">
        <w:rPr>
          <w:rFonts w:ascii="Calibri" w:hAnsi="Calibri" w:cs="Calibri"/>
          <w:noProof/>
          <w:sz w:val="20"/>
          <w:szCs w:val="20"/>
        </w:rPr>
      </w:r>
      <w:r w:rsidR="004471B3" w:rsidRPr="000B3348">
        <w:rPr>
          <w:rFonts w:ascii="Calibri" w:hAnsi="Calibri" w:cs="Calibri"/>
          <w:noProof/>
          <w:sz w:val="20"/>
          <w:szCs w:val="20"/>
        </w:rPr>
        <w:fldChar w:fldCharType="separate"/>
      </w:r>
      <w:r w:rsidR="00EE7490" w:rsidRPr="000B3348">
        <w:rPr>
          <w:rFonts w:ascii="Calibri" w:hAnsi="Calibri" w:cs="Calibri"/>
          <w:noProof/>
          <w:sz w:val="20"/>
          <w:szCs w:val="20"/>
        </w:rPr>
        <w:t>[18]</w:t>
      </w:r>
      <w:r w:rsidR="004471B3" w:rsidRPr="000B3348">
        <w:rPr>
          <w:rFonts w:ascii="Calibri" w:hAnsi="Calibri" w:cs="Calibri"/>
          <w:noProof/>
          <w:sz w:val="20"/>
          <w:szCs w:val="20"/>
        </w:rPr>
        <w:fldChar w:fldCharType="end"/>
      </w:r>
      <w:r w:rsidR="004471B3" w:rsidRPr="000B3348">
        <w:rPr>
          <w:rFonts w:ascii="Calibri" w:hAnsi="Calibri" w:cs="Calibri"/>
          <w:noProof/>
          <w:sz w:val="20"/>
          <w:szCs w:val="20"/>
        </w:rPr>
        <w:t xml:space="preserve">, </w:t>
      </w:r>
      <w:r w:rsidR="008F6F74" w:rsidRPr="000B3348">
        <w:rPr>
          <w:rFonts w:ascii="Calibri" w:hAnsi="Calibri" w:cs="Calibri"/>
          <w:noProof/>
          <w:color w:val="000000" w:themeColor="text1"/>
          <w:sz w:val="20"/>
          <w:szCs w:val="20"/>
        </w:rPr>
        <w:t>Kluckow</w:t>
      </w:r>
      <w:r w:rsidR="004471B3" w:rsidRPr="000B3348">
        <w:rPr>
          <w:rFonts w:ascii="Calibri" w:hAnsi="Calibri" w:cs="Calibri"/>
          <w:noProof/>
          <w:color w:val="000000" w:themeColor="text1"/>
          <w:sz w:val="20"/>
          <w:szCs w:val="20"/>
        </w:rPr>
        <w:t xml:space="preserve"> </w:t>
      </w:r>
      <w:r w:rsidR="004471B3" w:rsidRPr="000B3348">
        <w:rPr>
          <w:rFonts w:ascii="Calibri" w:hAnsi="Calibri" w:cs="Calibri"/>
          <w:noProof/>
          <w:color w:val="000000" w:themeColor="text1"/>
          <w:sz w:val="20"/>
          <w:szCs w:val="20"/>
        </w:rPr>
        <w:fldChar w:fldCharType="begin"/>
      </w:r>
      <w:r w:rsidR="00EE7490" w:rsidRPr="000B3348">
        <w:rPr>
          <w:rFonts w:ascii="Calibri" w:hAnsi="Calibri" w:cs="Calibri"/>
          <w:noProof/>
          <w:color w:val="000000" w:themeColor="text1"/>
          <w:sz w:val="20"/>
          <w:szCs w:val="20"/>
        </w:rPr>
        <w:instrText xml:space="preserve"> ADDIN EN.CITE &lt;EndNote&gt;&lt;Cite&gt;&lt;Author&gt;Kluckow&lt;/Author&gt;&lt;Year&gt;2014&lt;/Year&gt;&lt;RecNum&gt;21&lt;/RecNum&gt;&lt;DisplayText&gt;[19]&lt;/DisplayText&gt;&lt;record&gt;&lt;rec-number&gt;21&lt;/rec-number&gt;&lt;foreign-keys&gt;&lt;key app="EN" db-id="55w90zxw4p0f2qe2xtixwtw6t9w909tr0vpa" timestamp="1710967889"&gt;21&lt;/key&gt;&lt;/foreign-keys&gt;&lt;ref-type name="Journal Article"&gt;17&lt;/ref-type&gt;&lt;contributors&gt;&lt;authors&gt;&lt;author&gt;Kluckow, M. R.&lt;/author&gt;&lt;author&gt;Evans, N. J.&lt;/author&gt;&lt;/authors&gt;&lt;/contributors&gt;&lt;auth-address&gt;Royal North Shore Hospital, Sydney, Australia; University of Sydney, Sydney, Australia.&amp;#xD;Royal Prince Alfred Women and Babies Hospital, University of Australia Sydney, Sydney, Australia.&lt;/auth-address&gt;&lt;titles&gt;&lt;title&gt;Superior vena cava flow is a clinically valid measurement in the preterm newborn&lt;/title&gt;&lt;secondary-title&gt;J Am Soc Echocardiogr&lt;/secondary-title&gt;&lt;/titles&gt;&lt;periodical&gt;&lt;full-title&gt;J Am Soc Echocardiogr&lt;/full-title&gt;&lt;/periodical&gt;&lt;pages&gt;794&lt;/pages&gt;&lt;volume&gt;27&lt;/volume&gt;&lt;number&gt;7&lt;/number&gt;&lt;edition&gt;20140503&lt;/edition&gt;&lt;keywords&gt;&lt;keyword&gt;Blood Volume/*physiology&lt;/keyword&gt;&lt;keyword&gt;Blood Volume Determination/*methods&lt;/keyword&gt;&lt;keyword&gt;Female&lt;/keyword&gt;&lt;keyword&gt;Heart Ventricles/*diagnostic imaging&lt;/keyword&gt;&lt;keyword&gt;Humans&lt;/keyword&gt;&lt;keyword&gt;Infant, Newborn/*physiology&lt;/keyword&gt;&lt;keyword&gt;Male&lt;/keyword&gt;&lt;keyword&gt;Ultrasonography&lt;/keyword&gt;&lt;keyword&gt;Vena Cava, Superior/*diagnostic imaging/*physiology&lt;/keyword&gt;&lt;keyword&gt;Ventricular Function, Left/*physiology&lt;/keyword&gt;&lt;/keywords&gt;&lt;dates&gt;&lt;year&gt;2014&lt;/year&gt;&lt;pub-dates&gt;&lt;date&gt;Jul&lt;/date&gt;&lt;/pub-dates&gt;&lt;/dates&gt;&lt;isbn&gt;1097-6795 (Electronic)&amp;#xD;0894-7317 (Linking)&lt;/isbn&gt;&lt;accession-num&gt;24798866&lt;/accession-num&gt;&lt;urls&gt;&lt;related-urls&gt;&lt;url&gt;https://www.ncbi.nlm.nih.gov/pubmed/24798866&lt;/url&gt;&lt;url&gt;https://onlinejase.com/article/S0894-7317(14)00259-4/pdf&lt;/url&gt;&lt;/related-urls&gt;&lt;/urls&gt;&lt;electronic-resource-num&gt;10.1016/j.echo.2014.04.002&lt;/electronic-resource-num&gt;&lt;remote-database-name&gt;Medline&lt;/remote-database-name&gt;&lt;remote-database-provider&gt;NLM&lt;/remote-database-provider&gt;&lt;/record&gt;&lt;/Cite&gt;&lt;/EndNote&gt;</w:instrText>
      </w:r>
      <w:r w:rsidR="004471B3" w:rsidRPr="000B3348">
        <w:rPr>
          <w:rFonts w:ascii="Calibri" w:hAnsi="Calibri" w:cs="Calibri"/>
          <w:noProof/>
          <w:color w:val="000000" w:themeColor="text1"/>
          <w:sz w:val="20"/>
          <w:szCs w:val="20"/>
        </w:rPr>
        <w:fldChar w:fldCharType="separate"/>
      </w:r>
      <w:r w:rsidR="00EE7490" w:rsidRPr="000B3348">
        <w:rPr>
          <w:rFonts w:ascii="Calibri" w:hAnsi="Calibri" w:cs="Calibri"/>
          <w:noProof/>
          <w:color w:val="000000" w:themeColor="text1"/>
          <w:sz w:val="20"/>
          <w:szCs w:val="20"/>
        </w:rPr>
        <w:t>[19]</w:t>
      </w:r>
      <w:r w:rsidR="004471B3" w:rsidRPr="000B3348">
        <w:rPr>
          <w:rFonts w:ascii="Calibri" w:hAnsi="Calibri" w:cs="Calibri"/>
          <w:noProof/>
          <w:color w:val="000000" w:themeColor="text1"/>
          <w:sz w:val="20"/>
          <w:szCs w:val="20"/>
        </w:rPr>
        <w:fldChar w:fldCharType="end"/>
      </w:r>
      <w:r w:rsidR="004471B3" w:rsidRPr="000B3348">
        <w:rPr>
          <w:rFonts w:ascii="Calibri" w:hAnsi="Calibri" w:cs="Calibri"/>
          <w:noProof/>
          <w:color w:val="000000" w:themeColor="text1"/>
          <w:sz w:val="20"/>
          <w:szCs w:val="20"/>
        </w:rPr>
        <w:t>,</w:t>
      </w:r>
      <w:r w:rsidR="004471B3" w:rsidRPr="000B3348">
        <w:rPr>
          <w:rFonts w:ascii="Calibri" w:hAnsi="Calibri" w:cs="Calibri"/>
          <w:b/>
          <w:bCs/>
          <w:noProof/>
          <w:color w:val="EE0000"/>
          <w:sz w:val="20"/>
          <w:szCs w:val="20"/>
        </w:rPr>
        <w:t xml:space="preserve"> </w:t>
      </w:r>
      <w:r w:rsidRPr="000B3348">
        <w:rPr>
          <w:rFonts w:ascii="Calibri" w:hAnsi="Calibri" w:cs="Calibri"/>
          <w:noProof/>
          <w:sz w:val="20"/>
          <w:szCs w:val="20"/>
        </w:rPr>
        <w:t>and Zadelhoff</w:t>
      </w:r>
      <w:r w:rsidR="004471B3" w:rsidRPr="000B3348">
        <w:rPr>
          <w:rFonts w:ascii="Calibri" w:hAnsi="Calibri" w:cs="Calibri"/>
          <w:noProof/>
          <w:sz w:val="20"/>
          <w:szCs w:val="20"/>
        </w:rPr>
        <w:t xml:space="preserve"> </w:t>
      </w:r>
      <w:r w:rsidR="004471B3" w:rsidRPr="000B3348">
        <w:rPr>
          <w:rFonts w:ascii="Calibri" w:hAnsi="Calibri" w:cs="Calibri"/>
          <w:noProof/>
          <w:sz w:val="20"/>
          <w:szCs w:val="20"/>
        </w:rPr>
        <w:fldChar w:fldCharType="begin">
          <w:fldData xml:space="preserve">PEVuZE5vdGU+PENpdGU+PEF1dGhvcj52YW4gWmFkZWxob2ZmPC9BdXRob3I+PFllYXI+MjAyMzwv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</w:fldData>
        </w:fldChar>
      </w:r>
      <w:r w:rsidR="00EE7490" w:rsidRPr="000B3348">
        <w:rPr>
          <w:rFonts w:ascii="Calibri" w:hAnsi="Calibri" w:cs="Calibri"/>
          <w:noProof/>
          <w:sz w:val="20"/>
          <w:szCs w:val="20"/>
        </w:rPr>
        <w:instrText xml:space="preserve"> ADDIN EN.CITE </w:instrText>
      </w:r>
      <w:r w:rsidR="00EE7490" w:rsidRPr="000B3348">
        <w:rPr>
          <w:rFonts w:ascii="Calibri" w:hAnsi="Calibri" w:cs="Calibri"/>
          <w:noProof/>
          <w:sz w:val="20"/>
          <w:szCs w:val="20"/>
        </w:rPr>
        <w:fldChar w:fldCharType="begin">
          <w:fldData xml:space="preserve">PEVuZE5vdGU+PENpdGU+PEF1dGhvcj52YW4gWmFkZWxob2ZmPC9BdXRob3I+PFllYXI+MjAyMzwv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</w:fldData>
        </w:fldChar>
      </w:r>
      <w:r w:rsidR="00EE7490" w:rsidRPr="000B3348">
        <w:rPr>
          <w:rFonts w:ascii="Calibri" w:hAnsi="Calibri" w:cs="Calibri"/>
          <w:noProof/>
          <w:sz w:val="20"/>
          <w:szCs w:val="20"/>
        </w:rPr>
        <w:instrText xml:space="preserve"> ADDIN EN.CITE.DATA </w:instrText>
      </w:r>
      <w:r w:rsidR="00EE7490" w:rsidRPr="000B3348">
        <w:rPr>
          <w:rFonts w:ascii="Calibri" w:hAnsi="Calibri" w:cs="Calibri"/>
          <w:noProof/>
          <w:sz w:val="20"/>
          <w:szCs w:val="20"/>
        </w:rPr>
      </w:r>
      <w:r w:rsidR="00EE7490" w:rsidRPr="000B3348">
        <w:rPr>
          <w:rFonts w:ascii="Calibri" w:hAnsi="Calibri" w:cs="Calibri"/>
          <w:noProof/>
          <w:sz w:val="20"/>
          <w:szCs w:val="20"/>
        </w:rPr>
        <w:fldChar w:fldCharType="end"/>
      </w:r>
      <w:r w:rsidR="004471B3" w:rsidRPr="000B3348">
        <w:rPr>
          <w:rFonts w:ascii="Calibri" w:hAnsi="Calibri" w:cs="Calibri"/>
          <w:noProof/>
          <w:sz w:val="20"/>
          <w:szCs w:val="20"/>
        </w:rPr>
      </w:r>
      <w:r w:rsidR="004471B3" w:rsidRPr="000B3348">
        <w:rPr>
          <w:rFonts w:ascii="Calibri" w:hAnsi="Calibri" w:cs="Calibri"/>
          <w:noProof/>
          <w:sz w:val="20"/>
          <w:szCs w:val="20"/>
        </w:rPr>
        <w:fldChar w:fldCharType="separate"/>
      </w:r>
      <w:r w:rsidR="00EE7490" w:rsidRPr="000B3348">
        <w:rPr>
          <w:rFonts w:ascii="Calibri" w:hAnsi="Calibri" w:cs="Calibri"/>
          <w:noProof/>
          <w:sz w:val="20"/>
          <w:szCs w:val="20"/>
        </w:rPr>
        <w:t>[20]</w:t>
      </w:r>
      <w:r w:rsidR="004471B3" w:rsidRPr="000B3348">
        <w:rPr>
          <w:rFonts w:ascii="Calibri" w:hAnsi="Calibri" w:cs="Calibri"/>
          <w:noProof/>
          <w:sz w:val="20"/>
          <w:szCs w:val="20"/>
        </w:rPr>
        <w:fldChar w:fldCharType="end"/>
      </w:r>
      <w:r w:rsidRPr="000B3348">
        <w:rPr>
          <w:rFonts w:ascii="Calibri" w:hAnsi="Calibri" w:cs="Calibri"/>
          <w:noProof/>
          <w:sz w:val="20"/>
          <w:szCs w:val="20"/>
        </w:rPr>
        <w:t>.</w:t>
      </w:r>
      <w:r w:rsidRPr="000B3348">
        <w:rPr>
          <w:rFonts w:ascii="Calibri" w:hAnsi="Calibri" w:cs="Calibri"/>
          <w:noProof/>
          <w:color w:val="EE0000"/>
          <w:sz w:val="20"/>
          <w:szCs w:val="20"/>
        </w:rPr>
        <w:t xml:space="preserve"> </w:t>
      </w:r>
      <w:r w:rsidRPr="000B3348">
        <w:rPr>
          <w:rFonts w:ascii="Calibri" w:hAnsi="Calibri" w:cs="Calibri"/>
          <w:noProof/>
          <w:sz w:val="20"/>
          <w:szCs w:val="20"/>
        </w:rPr>
        <w:t>These papers provide relevant hemodynamic data of normal full-term neonates and are in acceptable agreement with each other. Table 2 lists the reported hemodynamic data and the simulated results. Reported simulation results are end-expiratory, at an intrathoracic pressure of -3.5 mm Hg.</w:t>
      </w:r>
    </w:p>
    <w:p w14:paraId="2426B644" w14:textId="77777777" w:rsidR="003D4A22" w:rsidRPr="000B3348" w:rsidRDefault="003D4A22" w:rsidP="00E26FD8">
      <w:pPr>
        <w:pStyle w:val="NoSpacing"/>
        <w:jc w:val="both"/>
        <w:rPr>
          <w:rFonts w:ascii="Calibri" w:hAnsi="Calibri" w:cs="Calibri"/>
          <w:noProof/>
          <w:sz w:val="20"/>
          <w:szCs w:val="20"/>
        </w:rPr>
      </w:pPr>
    </w:p>
    <w:tbl>
      <w:tblPr>
        <w:tblStyle w:val="TableGrid"/>
        <w:tblW w:w="9062" w:type="dxa"/>
        <w:tblLook w:val="04A0" w:firstRow="1" w:lastRow="0" w:firstColumn="1" w:lastColumn="0" w:noHBand="0" w:noVBand="1"/>
      </w:tblPr>
      <w:tblGrid>
        <w:gridCol w:w="1228"/>
        <w:gridCol w:w="1335"/>
        <w:gridCol w:w="1425"/>
        <w:gridCol w:w="1366"/>
        <w:gridCol w:w="1698"/>
        <w:gridCol w:w="2010"/>
      </w:tblGrid>
      <w:tr w:rsidR="001D6ADF" w:rsidRPr="000B3348" w14:paraId="4C356C14" w14:textId="77777777" w:rsidTr="005E3F4F">
        <w:trPr>
          <w:trHeight w:val="427"/>
        </w:trPr>
        <w:tc>
          <w:tcPr>
            <w:tcW w:w="1228" w:type="dxa"/>
            <w:vAlign w:val="center"/>
          </w:tcPr>
          <w:p w14:paraId="7C2B07A5" w14:textId="77777777" w:rsidR="001D6ADF" w:rsidRPr="000B3348" w:rsidRDefault="001D6ADF" w:rsidP="00E26FD8">
            <w:pPr>
              <w:pStyle w:val="NoSpacing"/>
              <w:spacing w:before="0"/>
              <w:jc w:val="both"/>
              <w:rPr>
                <w:rFonts w:ascii="Calibri" w:hAnsi="Calibri" w:cs="Calibri"/>
                <w:noProof/>
                <w:sz w:val="20"/>
                <w:szCs w:val="20"/>
                <w:lang w:val="en-US"/>
              </w:rPr>
            </w:pPr>
          </w:p>
        </w:tc>
        <w:tc>
          <w:tcPr>
            <w:tcW w:w="5824" w:type="dxa"/>
            <w:gridSpan w:val="4"/>
            <w:vAlign w:val="center"/>
          </w:tcPr>
          <w:p w14:paraId="0C9B6B16" w14:textId="77777777" w:rsidR="001D6ADF" w:rsidRPr="000B3348" w:rsidRDefault="001D6ADF" w:rsidP="00E26FD8">
            <w:pPr>
              <w:pStyle w:val="NoSpacing"/>
              <w:spacing w:before="0"/>
              <w:jc w:val="both"/>
              <w:rPr>
                <w:rFonts w:ascii="Calibri" w:hAnsi="Calibri" w:cs="Calibri"/>
                <w:b/>
                <w:bCs/>
                <w:noProof/>
                <w:sz w:val="20"/>
                <w:szCs w:val="20"/>
                <w:lang w:val="en-US"/>
              </w:rPr>
            </w:pPr>
            <w:r w:rsidRPr="000B3348">
              <w:rPr>
                <w:rFonts w:ascii="Calibri" w:hAnsi="Calibri" w:cs="Calibri"/>
                <w:b/>
                <w:bCs/>
                <w:noProof/>
                <w:sz w:val="20"/>
                <w:szCs w:val="20"/>
                <w:lang w:val="en-US"/>
              </w:rPr>
              <w:t>Target data</w:t>
            </w:r>
          </w:p>
        </w:tc>
        <w:tc>
          <w:tcPr>
            <w:tcW w:w="2010" w:type="dxa"/>
            <w:vAlign w:val="center"/>
          </w:tcPr>
          <w:p w14:paraId="4167F52C" w14:textId="77777777" w:rsidR="001D6ADF" w:rsidRPr="000B3348" w:rsidRDefault="001D6ADF" w:rsidP="00E26FD8">
            <w:pPr>
              <w:pStyle w:val="NoSpacing"/>
              <w:spacing w:before="0"/>
              <w:jc w:val="both"/>
              <w:rPr>
                <w:rFonts w:ascii="Calibri" w:hAnsi="Calibri" w:cs="Calibri"/>
                <w:b/>
                <w:bCs/>
                <w:noProof/>
                <w:sz w:val="20"/>
                <w:szCs w:val="20"/>
                <w:lang w:val="en-US"/>
              </w:rPr>
            </w:pPr>
            <w:r w:rsidRPr="000B3348">
              <w:rPr>
                <w:rFonts w:ascii="Calibri" w:hAnsi="Calibri" w:cs="Calibri"/>
                <w:b/>
                <w:bCs/>
                <w:noProof/>
                <w:sz w:val="20"/>
                <w:szCs w:val="20"/>
                <w:lang w:val="en-US"/>
              </w:rPr>
              <w:t>Simulation results</w:t>
            </w:r>
          </w:p>
        </w:tc>
      </w:tr>
      <w:tr w:rsidR="003D4A22" w:rsidRPr="000B3348" w14:paraId="58055486" w14:textId="77777777" w:rsidTr="001D6ADF">
        <w:trPr>
          <w:trHeight w:val="282"/>
        </w:trPr>
        <w:tc>
          <w:tcPr>
            <w:tcW w:w="1228" w:type="dxa"/>
            <w:vAlign w:val="center"/>
          </w:tcPr>
          <w:p w14:paraId="388025F7" w14:textId="77777777" w:rsidR="003D4A22" w:rsidRPr="000B3348" w:rsidRDefault="003D4A22" w:rsidP="00E26FD8">
            <w:pPr>
              <w:pStyle w:val="NoSpacing"/>
              <w:spacing w:before="0"/>
              <w:jc w:val="both"/>
              <w:rPr>
                <w:rFonts w:ascii="Calibri" w:hAnsi="Calibri" w:cs="Calibri"/>
                <w:noProof/>
                <w:sz w:val="20"/>
                <w:szCs w:val="20"/>
                <w:lang w:val="en-US"/>
              </w:rPr>
            </w:pPr>
          </w:p>
        </w:tc>
        <w:tc>
          <w:tcPr>
            <w:tcW w:w="1335" w:type="dxa"/>
            <w:vAlign w:val="center"/>
          </w:tcPr>
          <w:p w14:paraId="273D4162" w14:textId="60DDD8E6" w:rsidR="003D4A22" w:rsidRPr="000B3348" w:rsidRDefault="003D4A22" w:rsidP="00E26FD8">
            <w:pPr>
              <w:pStyle w:val="NoSpacing"/>
              <w:spacing w:before="0"/>
              <w:jc w:val="both"/>
              <w:rPr>
                <w:rFonts w:ascii="Calibri" w:hAnsi="Calibri" w:cs="Calibri"/>
                <w:b/>
                <w:bCs/>
                <w:noProof/>
                <w:sz w:val="20"/>
                <w:szCs w:val="20"/>
                <w:lang w:val="en-US"/>
              </w:rPr>
            </w:pPr>
            <w:r w:rsidRPr="000B3348">
              <w:rPr>
                <w:rFonts w:ascii="Calibri" w:hAnsi="Calibri" w:cs="Calibri"/>
                <w:b/>
                <w:bCs/>
                <w:noProof/>
                <w:sz w:val="20"/>
                <w:szCs w:val="20"/>
                <w:lang w:val="en-US"/>
              </w:rPr>
              <w:t>Jhaveri</w:t>
            </w:r>
            <w:r w:rsidR="004471B3" w:rsidRPr="000B3348">
              <w:rPr>
                <w:rFonts w:ascii="Calibri" w:hAnsi="Calibri" w:cs="Calibri"/>
                <w:b/>
                <w:bCs/>
                <w:noProof/>
                <w:sz w:val="20"/>
                <w:szCs w:val="20"/>
                <w:lang w:val="en-US"/>
              </w:rPr>
              <w:t xml:space="preserve"> </w:t>
            </w:r>
            <w:r w:rsidR="004471B3" w:rsidRPr="000B3348">
              <w:rPr>
                <w:rFonts w:ascii="Calibri" w:hAnsi="Calibri" w:cs="Calibri"/>
                <w:b/>
                <w:bCs/>
                <w:noProof/>
                <w:sz w:val="20"/>
                <w:szCs w:val="20"/>
              </w:rPr>
              <w:fldChar w:fldCharType="begin">
                <w:fldData xml:space="preserve">PEVuZE5vdGU+PENpdGU+PEF1dGhvcj5KaGF2ZXJpPC9BdXRob3I+PFllYXI+MjAyMzwvWWVhcj48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</w:fldData>
              </w:fldChar>
            </w:r>
            <w:r w:rsidR="00EE7490" w:rsidRPr="000B3348">
              <w:rPr>
                <w:rFonts w:ascii="Calibri" w:hAnsi="Calibri" w:cs="Calibri"/>
                <w:b/>
                <w:bCs/>
                <w:noProof/>
                <w:sz w:val="20"/>
                <w:szCs w:val="20"/>
              </w:rPr>
              <w:instrText xml:space="preserve"> ADDIN EN.CITE </w:instrText>
            </w:r>
            <w:r w:rsidR="00EE7490" w:rsidRPr="000B3348">
              <w:rPr>
                <w:rFonts w:ascii="Calibri" w:hAnsi="Calibri" w:cs="Calibri"/>
                <w:b/>
                <w:bCs/>
                <w:noProof/>
                <w:sz w:val="20"/>
                <w:szCs w:val="20"/>
              </w:rPr>
              <w:fldChar w:fldCharType="begin">
                <w:fldData xml:space="preserve">PEVuZE5vdGU+PENpdGU+PEF1dGhvcj5KaGF2ZXJpPC9BdXRob3I+PFllYXI+MjAyMzwvWWVhcj48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</w:fldData>
              </w:fldChar>
            </w:r>
            <w:r w:rsidR="00EE7490" w:rsidRPr="000B3348">
              <w:rPr>
                <w:rFonts w:ascii="Calibri" w:hAnsi="Calibri" w:cs="Calibri"/>
                <w:b/>
                <w:bCs/>
                <w:noProof/>
                <w:sz w:val="20"/>
                <w:szCs w:val="20"/>
              </w:rPr>
              <w:instrText xml:space="preserve"> ADDIN EN.CITE.DATA </w:instrText>
            </w:r>
            <w:r w:rsidR="00EE7490" w:rsidRPr="000B3348">
              <w:rPr>
                <w:rFonts w:ascii="Calibri" w:hAnsi="Calibri" w:cs="Calibri"/>
                <w:b/>
                <w:bCs/>
                <w:noProof/>
                <w:sz w:val="20"/>
                <w:szCs w:val="20"/>
              </w:rPr>
            </w:r>
            <w:r w:rsidR="00EE7490" w:rsidRPr="000B3348">
              <w:rPr>
                <w:rFonts w:ascii="Calibri" w:hAnsi="Calibri" w:cs="Calibri"/>
                <w:b/>
                <w:bCs/>
                <w:noProof/>
                <w:sz w:val="20"/>
                <w:szCs w:val="20"/>
              </w:rPr>
              <w:fldChar w:fldCharType="end"/>
            </w:r>
            <w:r w:rsidR="004471B3" w:rsidRPr="000B3348">
              <w:rPr>
                <w:rFonts w:ascii="Calibri" w:hAnsi="Calibri" w:cs="Calibri"/>
                <w:b/>
                <w:bCs/>
                <w:noProof/>
                <w:sz w:val="20"/>
                <w:szCs w:val="20"/>
              </w:rPr>
            </w:r>
            <w:r w:rsidR="004471B3" w:rsidRPr="000B3348">
              <w:rPr>
                <w:rFonts w:ascii="Calibri" w:hAnsi="Calibri" w:cs="Calibri"/>
                <w:b/>
                <w:bCs/>
                <w:noProof/>
                <w:sz w:val="20"/>
                <w:szCs w:val="20"/>
              </w:rPr>
              <w:fldChar w:fldCharType="separate"/>
            </w:r>
            <w:r w:rsidR="00EE7490" w:rsidRPr="000B3348">
              <w:rPr>
                <w:rFonts w:ascii="Calibri" w:hAnsi="Calibri" w:cs="Calibri"/>
                <w:b/>
                <w:bCs/>
                <w:noProof/>
                <w:sz w:val="20"/>
                <w:szCs w:val="20"/>
                <w:lang w:val="en-US"/>
              </w:rPr>
              <w:t>[17]</w:t>
            </w:r>
            <w:r w:rsidR="004471B3" w:rsidRPr="000B3348">
              <w:rPr>
                <w:rFonts w:ascii="Calibri" w:hAnsi="Calibri" w:cs="Calibri"/>
                <w:b/>
                <w:bCs/>
                <w:noProof/>
                <w:sz w:val="20"/>
                <w:szCs w:val="20"/>
              </w:rPr>
              <w:fldChar w:fldCharType="end"/>
            </w:r>
          </w:p>
        </w:tc>
        <w:tc>
          <w:tcPr>
            <w:tcW w:w="1425" w:type="dxa"/>
            <w:vAlign w:val="center"/>
          </w:tcPr>
          <w:p w14:paraId="74021F78" w14:textId="0755DB63" w:rsidR="003D4A22" w:rsidRPr="000B3348" w:rsidRDefault="003D4A22" w:rsidP="00E26FD8">
            <w:pPr>
              <w:pStyle w:val="NoSpacing"/>
              <w:spacing w:before="0"/>
              <w:jc w:val="both"/>
              <w:rPr>
                <w:rFonts w:ascii="Calibri" w:hAnsi="Calibri" w:cs="Calibri"/>
                <w:b/>
                <w:bCs/>
                <w:noProof/>
                <w:sz w:val="20"/>
                <w:szCs w:val="20"/>
                <w:lang w:val="en-US"/>
              </w:rPr>
            </w:pPr>
            <w:r w:rsidRPr="000B3348">
              <w:rPr>
                <w:rFonts w:ascii="Calibri" w:hAnsi="Calibri" w:cs="Calibri"/>
                <w:b/>
                <w:bCs/>
                <w:noProof/>
                <w:sz w:val="20"/>
                <w:szCs w:val="20"/>
                <w:lang w:val="en-US"/>
              </w:rPr>
              <w:t>Groves</w:t>
            </w:r>
            <w:r w:rsidR="004471B3" w:rsidRPr="000B3348">
              <w:rPr>
                <w:rFonts w:ascii="Calibri" w:hAnsi="Calibri" w:cs="Calibri"/>
                <w:b/>
                <w:bCs/>
                <w:noProof/>
                <w:sz w:val="20"/>
                <w:szCs w:val="20"/>
                <w:lang w:val="en-US"/>
              </w:rPr>
              <w:t xml:space="preserve"> </w:t>
            </w:r>
            <w:r w:rsidR="004471B3" w:rsidRPr="000B3348">
              <w:rPr>
                <w:rFonts w:ascii="Calibri" w:hAnsi="Calibri" w:cs="Calibri"/>
                <w:b/>
                <w:bCs/>
                <w:noProof/>
                <w:sz w:val="20"/>
                <w:szCs w:val="20"/>
              </w:rPr>
              <w:fldChar w:fldCharType="begin">
                <w:fldData xml:space="preserve">PEVuZE5vdGU+PENpdGU+PEF1dGhvcj5Hcm92ZXM8L0F1dGhvcj48WWVhcj4yMDExPC9ZZWFyPjxS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</w:fldData>
              </w:fldChar>
            </w:r>
            <w:r w:rsidR="00EE7490" w:rsidRPr="000B3348">
              <w:rPr>
                <w:rFonts w:ascii="Calibri" w:hAnsi="Calibri" w:cs="Calibri"/>
                <w:b/>
                <w:bCs/>
                <w:noProof/>
                <w:sz w:val="20"/>
                <w:szCs w:val="20"/>
              </w:rPr>
              <w:instrText xml:space="preserve"> ADDIN EN.CITE </w:instrText>
            </w:r>
            <w:r w:rsidR="00EE7490" w:rsidRPr="000B3348">
              <w:rPr>
                <w:rFonts w:ascii="Calibri" w:hAnsi="Calibri" w:cs="Calibri"/>
                <w:b/>
                <w:bCs/>
                <w:noProof/>
                <w:sz w:val="20"/>
                <w:szCs w:val="20"/>
              </w:rPr>
              <w:fldChar w:fldCharType="begin">
                <w:fldData xml:space="preserve">PEVuZE5vdGU+PENpdGU+PEF1dGhvcj5Hcm92ZXM8L0F1dGhvcj48WWVhcj4yMDExPC9ZZWFyPjxS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</w:fldData>
              </w:fldChar>
            </w:r>
            <w:r w:rsidR="00EE7490" w:rsidRPr="000B3348">
              <w:rPr>
                <w:rFonts w:ascii="Calibri" w:hAnsi="Calibri" w:cs="Calibri"/>
                <w:b/>
                <w:bCs/>
                <w:noProof/>
                <w:sz w:val="20"/>
                <w:szCs w:val="20"/>
              </w:rPr>
              <w:instrText xml:space="preserve"> ADDIN EN.CITE.DATA </w:instrText>
            </w:r>
            <w:r w:rsidR="00EE7490" w:rsidRPr="000B3348">
              <w:rPr>
                <w:rFonts w:ascii="Calibri" w:hAnsi="Calibri" w:cs="Calibri"/>
                <w:b/>
                <w:bCs/>
                <w:noProof/>
                <w:sz w:val="20"/>
                <w:szCs w:val="20"/>
              </w:rPr>
            </w:r>
            <w:r w:rsidR="00EE7490" w:rsidRPr="000B3348">
              <w:rPr>
                <w:rFonts w:ascii="Calibri" w:hAnsi="Calibri" w:cs="Calibri"/>
                <w:b/>
                <w:bCs/>
                <w:noProof/>
                <w:sz w:val="20"/>
                <w:szCs w:val="20"/>
              </w:rPr>
              <w:fldChar w:fldCharType="end"/>
            </w:r>
            <w:r w:rsidR="004471B3" w:rsidRPr="000B3348">
              <w:rPr>
                <w:rFonts w:ascii="Calibri" w:hAnsi="Calibri" w:cs="Calibri"/>
                <w:b/>
                <w:bCs/>
                <w:noProof/>
                <w:sz w:val="20"/>
                <w:szCs w:val="20"/>
              </w:rPr>
            </w:r>
            <w:r w:rsidR="004471B3" w:rsidRPr="000B3348">
              <w:rPr>
                <w:rFonts w:ascii="Calibri" w:hAnsi="Calibri" w:cs="Calibri"/>
                <w:b/>
                <w:bCs/>
                <w:noProof/>
                <w:sz w:val="20"/>
                <w:szCs w:val="20"/>
              </w:rPr>
              <w:fldChar w:fldCharType="separate"/>
            </w:r>
            <w:r w:rsidR="00EE7490" w:rsidRPr="000B3348">
              <w:rPr>
                <w:rFonts w:ascii="Calibri" w:hAnsi="Calibri" w:cs="Calibri"/>
                <w:b/>
                <w:bCs/>
                <w:noProof/>
                <w:sz w:val="20"/>
                <w:szCs w:val="20"/>
                <w:lang w:val="en-US"/>
              </w:rPr>
              <w:t>[18]</w:t>
            </w:r>
            <w:r w:rsidR="004471B3" w:rsidRPr="000B3348">
              <w:rPr>
                <w:rFonts w:ascii="Calibri" w:hAnsi="Calibri" w:cs="Calibri"/>
                <w:b/>
                <w:bCs/>
                <w:noProof/>
                <w:sz w:val="20"/>
                <w:szCs w:val="20"/>
              </w:rPr>
              <w:fldChar w:fldCharType="end"/>
            </w:r>
          </w:p>
        </w:tc>
        <w:tc>
          <w:tcPr>
            <w:tcW w:w="1366" w:type="dxa"/>
            <w:vAlign w:val="center"/>
          </w:tcPr>
          <w:p w14:paraId="107E3AC1" w14:textId="362191B1" w:rsidR="003D4A22" w:rsidRPr="000B3348" w:rsidRDefault="003D4A22" w:rsidP="00E26FD8">
            <w:pPr>
              <w:pStyle w:val="NoSpacing"/>
              <w:spacing w:before="0"/>
              <w:jc w:val="both"/>
              <w:rPr>
                <w:rFonts w:ascii="Calibri" w:hAnsi="Calibri" w:cs="Calibri"/>
                <w:b/>
                <w:bCs/>
                <w:noProof/>
                <w:sz w:val="20"/>
                <w:szCs w:val="20"/>
                <w:lang w:val="en-US"/>
              </w:rPr>
            </w:pPr>
            <w:r w:rsidRPr="000B3348">
              <w:rPr>
                <w:rFonts w:ascii="Calibri" w:hAnsi="Calibri" w:cs="Calibri"/>
                <w:b/>
                <w:bCs/>
                <w:noProof/>
                <w:sz w:val="20"/>
                <w:szCs w:val="20"/>
                <w:lang w:val="en-US"/>
              </w:rPr>
              <w:t>Kluckow</w:t>
            </w:r>
            <w:r w:rsidR="004471B3" w:rsidRPr="000B3348">
              <w:rPr>
                <w:rFonts w:ascii="Calibri" w:hAnsi="Calibri" w:cs="Calibri"/>
                <w:b/>
                <w:bCs/>
                <w:noProof/>
                <w:sz w:val="20"/>
                <w:szCs w:val="20"/>
                <w:lang w:val="en-US"/>
              </w:rPr>
              <w:t xml:space="preserve"> </w:t>
            </w:r>
            <w:r w:rsidR="004471B3" w:rsidRPr="000B3348">
              <w:rPr>
                <w:rFonts w:ascii="Calibri" w:hAnsi="Calibri" w:cs="Calibri"/>
                <w:b/>
                <w:bCs/>
                <w:noProof/>
                <w:sz w:val="20"/>
                <w:szCs w:val="20"/>
              </w:rPr>
              <w:fldChar w:fldCharType="begin"/>
            </w:r>
            <w:r w:rsidR="00EE7490" w:rsidRPr="000B3348">
              <w:rPr>
                <w:rFonts w:ascii="Calibri" w:hAnsi="Calibri" w:cs="Calibri"/>
                <w:b/>
                <w:bCs/>
                <w:noProof/>
                <w:sz w:val="20"/>
                <w:szCs w:val="20"/>
              </w:rPr>
              <w:instrText xml:space="preserve"> ADDIN EN.CITE &lt;EndNote&gt;&lt;Cite&gt;&lt;Author&gt;Kluckow&lt;/Author&gt;&lt;Year&gt;2014&lt;/Year&gt;&lt;RecNum&gt;21&lt;/RecNum&gt;&lt;DisplayText&gt;[19]&lt;/DisplayText&gt;&lt;record&gt;&lt;rec-number&gt;21&lt;/rec-number&gt;&lt;foreign-keys&gt;&lt;key app="EN" db-id="55w90zxw4p0f2qe2xtixwtw6t9w909tr0vpa" timestamp="1710967889"&gt;21&lt;/key&gt;&lt;/foreign-keys&gt;&lt;ref-type name="Journal Article"&gt;17&lt;/ref-type&gt;&lt;contributors&gt;&lt;authors&gt;&lt;author&gt;Kluckow, M. R.&lt;/author&gt;&lt;author&gt;Evans, N. J.&lt;/author&gt;&lt;/authors&gt;&lt;/contributors&gt;&lt;auth-address&gt;Royal North Shore Hospital, Sydney, Australia; University of Sydney, Sydney, Australia.&amp;#xD;Royal Prince Alfred Women and Babies Hospital, University of Australia Sydney, Sydney, Australia.&lt;/auth-address&gt;&lt;titles&gt;&lt;title&gt;Superior vena cava flow is a clinically valid measurement in the preterm newborn&lt;/title&gt;&lt;secondary-title&gt;J Am Soc Echocardiogr&lt;/secondary-title&gt;&lt;/titles&gt;&lt;periodical&gt;&lt;full-title&gt;J Am Soc Echocardiogr&lt;/full-title&gt;&lt;/periodical&gt;&lt;pages&gt;794&lt;/pages&gt;&lt;volume&gt;27&lt;/volume&gt;&lt;number&gt;7&lt;/number&gt;&lt;edition&gt;20140503&lt;/edition&gt;&lt;keywords&gt;&lt;keyword&gt;Blood Volume/*physiology&lt;/keyword&gt;&lt;keyword&gt;Blood Volume Determination/*methods&lt;/keyword&gt;&lt;keyword&gt;Female&lt;/keyword&gt;&lt;keyword&gt;Heart Ventricles/*diagnostic imaging&lt;/keyword&gt;&lt;keyword&gt;Humans&lt;/keyword&gt;&lt;keyword&gt;Infant, Newborn/*physiology&lt;/keyword&gt;&lt;keyword&gt;Male&lt;/keyword&gt;&lt;keyword&gt;Ultrasonography&lt;/keyword&gt;&lt;keyword&gt;Vena Cava, Superior/*diagnostic imaging/*physiology&lt;/keyword&gt;&lt;keyword&gt;Ventricular Function, Left/*physiology&lt;/keyword&gt;&lt;/keywords&gt;&lt;dates&gt;&lt;year&gt;2014&lt;/year&gt;&lt;pub-dates&gt;&lt;date&gt;Jul&lt;/date&gt;&lt;/pub-dates&gt;&lt;/dates&gt;&lt;isbn&gt;1097-6795 (Electronic)&amp;#xD;0894-7317 (Linking)&lt;/isbn&gt;&lt;accession-num&gt;24798866&lt;/accession-num&gt;&lt;urls&gt;&lt;related-urls&gt;&lt;url&gt;https://www.ncbi.nlm.nih.gov/pubmed/24798866&lt;/url&gt;&lt;url&gt;https://onlinejase.com/article/S0894-7317(14)00259-4/pdf&lt;/url&gt;&lt;/related-urls&gt;&lt;/urls&gt;&lt;electronic-resource-num&gt;10.1016/j.echo.2014.04.002&lt;/electronic-resource-num&gt;&lt;remote-database-name&gt;Medline&lt;/remote-database-name&gt;&lt;remote-database-provider&gt;NLM&lt;/remote-database-provider&gt;&lt;/record&gt;&lt;/Cite&gt;&lt;/EndNote&gt;</w:instrText>
            </w:r>
            <w:r w:rsidR="004471B3" w:rsidRPr="000B3348">
              <w:rPr>
                <w:rFonts w:ascii="Calibri" w:hAnsi="Calibri" w:cs="Calibri"/>
                <w:b/>
                <w:bCs/>
                <w:noProof/>
                <w:sz w:val="20"/>
                <w:szCs w:val="20"/>
              </w:rPr>
              <w:fldChar w:fldCharType="separate"/>
            </w:r>
            <w:r w:rsidR="00EE7490" w:rsidRPr="000B3348">
              <w:rPr>
                <w:rFonts w:ascii="Calibri" w:hAnsi="Calibri" w:cs="Calibri"/>
                <w:b/>
                <w:bCs/>
                <w:noProof/>
                <w:sz w:val="20"/>
                <w:szCs w:val="20"/>
                <w:lang w:val="en-US"/>
              </w:rPr>
              <w:t>[19]</w:t>
            </w:r>
            <w:r w:rsidR="004471B3" w:rsidRPr="000B3348">
              <w:rPr>
                <w:rFonts w:ascii="Calibri" w:hAnsi="Calibri" w:cs="Calibri"/>
                <w:b/>
                <w:bCs/>
                <w:noProof/>
                <w:sz w:val="20"/>
                <w:szCs w:val="20"/>
              </w:rPr>
              <w:fldChar w:fldCharType="end"/>
            </w:r>
          </w:p>
        </w:tc>
        <w:tc>
          <w:tcPr>
            <w:tcW w:w="1698" w:type="dxa"/>
            <w:vAlign w:val="center"/>
          </w:tcPr>
          <w:p w14:paraId="55A0B0D7" w14:textId="75008A80" w:rsidR="003D4A22" w:rsidRPr="000B3348" w:rsidRDefault="003D4A22" w:rsidP="00E26FD8">
            <w:pPr>
              <w:pStyle w:val="NoSpacing"/>
              <w:spacing w:before="0"/>
              <w:jc w:val="both"/>
              <w:rPr>
                <w:rFonts w:ascii="Calibri" w:hAnsi="Calibri" w:cs="Calibri"/>
                <w:b/>
                <w:bCs/>
                <w:noProof/>
                <w:sz w:val="20"/>
                <w:szCs w:val="20"/>
                <w:lang w:val="en-US"/>
              </w:rPr>
            </w:pPr>
            <w:r w:rsidRPr="000B3348">
              <w:rPr>
                <w:rFonts w:ascii="Calibri" w:hAnsi="Calibri" w:cs="Calibri"/>
                <w:b/>
                <w:bCs/>
                <w:noProof/>
                <w:sz w:val="20"/>
                <w:szCs w:val="20"/>
                <w:lang w:val="en-US"/>
              </w:rPr>
              <w:t>Zadelhoff</w:t>
            </w:r>
            <w:r w:rsidR="004471B3" w:rsidRPr="000B3348">
              <w:rPr>
                <w:rFonts w:ascii="Calibri" w:hAnsi="Calibri" w:cs="Calibri"/>
                <w:b/>
                <w:bCs/>
                <w:noProof/>
                <w:sz w:val="20"/>
                <w:szCs w:val="20"/>
                <w:lang w:val="en-US"/>
              </w:rPr>
              <w:t xml:space="preserve"> </w:t>
            </w:r>
            <w:r w:rsidR="004471B3" w:rsidRPr="000B3348">
              <w:rPr>
                <w:rFonts w:ascii="Calibri" w:hAnsi="Calibri" w:cs="Calibri"/>
                <w:b/>
                <w:bCs/>
                <w:noProof/>
                <w:sz w:val="20"/>
                <w:szCs w:val="20"/>
              </w:rPr>
              <w:fldChar w:fldCharType="begin">
                <w:fldData xml:space="preserve">PEVuZE5vdGU+PENpdGU+PEF1dGhvcj52YW4gWmFkZWxob2ZmPC9BdXRob3I+PFllYXI+MjAyMzwv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</w:fldData>
              </w:fldChar>
            </w:r>
            <w:r w:rsidR="00EE7490" w:rsidRPr="000B3348">
              <w:rPr>
                <w:rFonts w:ascii="Calibri" w:hAnsi="Calibri" w:cs="Calibri"/>
                <w:b/>
                <w:bCs/>
                <w:noProof/>
                <w:sz w:val="20"/>
                <w:szCs w:val="20"/>
              </w:rPr>
              <w:instrText xml:space="preserve"> ADDIN EN.CITE </w:instrText>
            </w:r>
            <w:r w:rsidR="00EE7490" w:rsidRPr="000B3348">
              <w:rPr>
                <w:rFonts w:ascii="Calibri" w:hAnsi="Calibri" w:cs="Calibri"/>
                <w:b/>
                <w:bCs/>
                <w:noProof/>
                <w:sz w:val="20"/>
                <w:szCs w:val="20"/>
              </w:rPr>
              <w:fldChar w:fldCharType="begin">
                <w:fldData xml:space="preserve">PEVuZE5vdGU+PENpdGU+PEF1dGhvcj52YW4gWmFkZWxob2ZmPC9BdXRob3I+PFllYXI+MjAyMzwv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</w:fldData>
              </w:fldChar>
            </w:r>
            <w:r w:rsidR="00EE7490" w:rsidRPr="000B3348">
              <w:rPr>
                <w:rFonts w:ascii="Calibri" w:hAnsi="Calibri" w:cs="Calibri"/>
                <w:b/>
                <w:bCs/>
                <w:noProof/>
                <w:sz w:val="20"/>
                <w:szCs w:val="20"/>
              </w:rPr>
              <w:instrText xml:space="preserve"> ADDIN EN.CITE.DATA </w:instrText>
            </w:r>
            <w:r w:rsidR="00EE7490" w:rsidRPr="000B3348">
              <w:rPr>
                <w:rFonts w:ascii="Calibri" w:hAnsi="Calibri" w:cs="Calibri"/>
                <w:b/>
                <w:bCs/>
                <w:noProof/>
                <w:sz w:val="20"/>
                <w:szCs w:val="20"/>
              </w:rPr>
            </w:r>
            <w:r w:rsidR="00EE7490" w:rsidRPr="000B3348">
              <w:rPr>
                <w:rFonts w:ascii="Calibri" w:hAnsi="Calibri" w:cs="Calibri"/>
                <w:b/>
                <w:bCs/>
                <w:noProof/>
                <w:sz w:val="20"/>
                <w:szCs w:val="20"/>
              </w:rPr>
              <w:fldChar w:fldCharType="end"/>
            </w:r>
            <w:r w:rsidR="004471B3" w:rsidRPr="000B3348">
              <w:rPr>
                <w:rFonts w:ascii="Calibri" w:hAnsi="Calibri" w:cs="Calibri"/>
                <w:b/>
                <w:bCs/>
                <w:noProof/>
                <w:sz w:val="20"/>
                <w:szCs w:val="20"/>
              </w:rPr>
            </w:r>
            <w:r w:rsidR="004471B3" w:rsidRPr="000B3348">
              <w:rPr>
                <w:rFonts w:ascii="Calibri" w:hAnsi="Calibri" w:cs="Calibri"/>
                <w:b/>
                <w:bCs/>
                <w:noProof/>
                <w:sz w:val="20"/>
                <w:szCs w:val="20"/>
              </w:rPr>
              <w:fldChar w:fldCharType="separate"/>
            </w:r>
            <w:r w:rsidR="00EE7490" w:rsidRPr="000B3348">
              <w:rPr>
                <w:rFonts w:ascii="Calibri" w:hAnsi="Calibri" w:cs="Calibri"/>
                <w:b/>
                <w:bCs/>
                <w:noProof/>
                <w:sz w:val="20"/>
                <w:szCs w:val="20"/>
                <w:lang w:val="en-US"/>
              </w:rPr>
              <w:t>[20]</w:t>
            </w:r>
            <w:r w:rsidR="004471B3" w:rsidRPr="000B3348">
              <w:rPr>
                <w:rFonts w:ascii="Calibri" w:hAnsi="Calibri" w:cs="Calibri"/>
                <w:b/>
                <w:bCs/>
                <w:noProof/>
                <w:sz w:val="20"/>
                <w:szCs w:val="20"/>
              </w:rPr>
              <w:fldChar w:fldCharType="end"/>
            </w:r>
          </w:p>
        </w:tc>
        <w:tc>
          <w:tcPr>
            <w:tcW w:w="2010" w:type="dxa"/>
            <w:vAlign w:val="center"/>
          </w:tcPr>
          <w:p w14:paraId="10AD00D3" w14:textId="39419452" w:rsidR="003D4A22" w:rsidRPr="000B3348" w:rsidRDefault="009C1FD8" w:rsidP="00E26FD8">
            <w:pPr>
              <w:pStyle w:val="NoSpacing"/>
              <w:spacing w:before="0"/>
              <w:jc w:val="both"/>
              <w:rPr>
                <w:rFonts w:ascii="Calibri" w:hAnsi="Calibri" w:cs="Calibri"/>
                <w:b/>
                <w:bCs/>
                <w:noProof/>
                <w:sz w:val="20"/>
                <w:szCs w:val="20"/>
                <w:lang w:val="en-US"/>
              </w:rPr>
            </w:pPr>
            <w:r w:rsidRPr="000B3348">
              <w:rPr>
                <w:rFonts w:ascii="Calibri" w:hAnsi="Calibri" w:cs="Calibri"/>
                <w:b/>
                <w:bCs/>
                <w:noProof/>
                <w:sz w:val="20"/>
                <w:szCs w:val="20"/>
                <w:lang w:val="en-US"/>
              </w:rPr>
              <w:t>EXPLAIN</w:t>
            </w:r>
          </w:p>
        </w:tc>
      </w:tr>
      <w:tr w:rsidR="003D4A22" w:rsidRPr="000B3348" w14:paraId="722DB6A7" w14:textId="77777777" w:rsidTr="001D6ADF">
        <w:trPr>
          <w:trHeight w:val="282"/>
        </w:trPr>
        <w:tc>
          <w:tcPr>
            <w:tcW w:w="1228" w:type="dxa"/>
            <w:vAlign w:val="center"/>
          </w:tcPr>
          <w:p w14:paraId="5F888985" w14:textId="77777777" w:rsidR="003D4A22" w:rsidRPr="000B3348" w:rsidRDefault="003D4A22" w:rsidP="00E26FD8">
            <w:pPr>
              <w:pStyle w:val="NoSpacing"/>
              <w:spacing w:before="0"/>
              <w:jc w:val="both"/>
              <w:rPr>
                <w:rFonts w:ascii="Calibri" w:hAnsi="Calibri" w:cs="Calibri"/>
                <w:b/>
                <w:bCs/>
                <w:noProof/>
                <w:sz w:val="20"/>
                <w:szCs w:val="20"/>
                <w:lang w:val="en-US"/>
              </w:rPr>
            </w:pPr>
            <w:r w:rsidRPr="000B3348">
              <w:rPr>
                <w:rFonts w:ascii="Calibri" w:hAnsi="Calibri" w:cs="Calibri"/>
                <w:b/>
                <w:bCs/>
                <w:noProof/>
                <w:sz w:val="20"/>
                <w:szCs w:val="20"/>
                <w:lang w:val="en-US"/>
              </w:rPr>
              <w:t>HR</w:t>
            </w:r>
          </w:p>
        </w:tc>
        <w:tc>
          <w:tcPr>
            <w:tcW w:w="1335" w:type="dxa"/>
            <w:vAlign w:val="center"/>
          </w:tcPr>
          <w:p w14:paraId="1410A24A"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100.3 +/- 9.8</w:t>
            </w:r>
          </w:p>
        </w:tc>
        <w:tc>
          <w:tcPr>
            <w:tcW w:w="1425" w:type="dxa"/>
            <w:vAlign w:val="center"/>
          </w:tcPr>
          <w:p w14:paraId="5D2EA4BB"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142 +/- 17.1</w:t>
            </w:r>
          </w:p>
        </w:tc>
        <w:tc>
          <w:tcPr>
            <w:tcW w:w="1366" w:type="dxa"/>
            <w:vAlign w:val="center"/>
          </w:tcPr>
          <w:p w14:paraId="61728E72" w14:textId="77777777" w:rsidR="003D4A22" w:rsidRPr="000B3348" w:rsidRDefault="003D4A22" w:rsidP="00E26FD8">
            <w:pPr>
              <w:pStyle w:val="NoSpacing"/>
              <w:spacing w:before="0"/>
              <w:jc w:val="both"/>
              <w:rPr>
                <w:rFonts w:ascii="Calibri" w:hAnsi="Calibri" w:cs="Calibri"/>
                <w:noProof/>
                <w:sz w:val="20"/>
                <w:szCs w:val="20"/>
                <w:lang w:val="en-US"/>
              </w:rPr>
            </w:pPr>
          </w:p>
        </w:tc>
        <w:tc>
          <w:tcPr>
            <w:tcW w:w="1698" w:type="dxa"/>
            <w:vAlign w:val="center"/>
          </w:tcPr>
          <w:p w14:paraId="02CF9691"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w:t>
            </w:r>
          </w:p>
        </w:tc>
        <w:tc>
          <w:tcPr>
            <w:tcW w:w="2010" w:type="dxa"/>
            <w:vAlign w:val="center"/>
          </w:tcPr>
          <w:p w14:paraId="70CFE268"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118</w:t>
            </w:r>
          </w:p>
        </w:tc>
      </w:tr>
      <w:tr w:rsidR="003D4A22" w:rsidRPr="000B3348" w14:paraId="2AA57168" w14:textId="77777777" w:rsidTr="001D6ADF">
        <w:trPr>
          <w:trHeight w:val="282"/>
        </w:trPr>
        <w:tc>
          <w:tcPr>
            <w:tcW w:w="1228" w:type="dxa"/>
            <w:vAlign w:val="center"/>
          </w:tcPr>
          <w:p w14:paraId="5EC513A3" w14:textId="77777777" w:rsidR="003D4A22" w:rsidRPr="000B3348" w:rsidRDefault="003D4A22" w:rsidP="00E26FD8">
            <w:pPr>
              <w:pStyle w:val="NoSpacing"/>
              <w:spacing w:before="0"/>
              <w:jc w:val="both"/>
              <w:rPr>
                <w:rFonts w:ascii="Calibri" w:hAnsi="Calibri" w:cs="Calibri"/>
                <w:b/>
                <w:bCs/>
                <w:noProof/>
                <w:sz w:val="20"/>
                <w:szCs w:val="20"/>
                <w:lang w:val="en-US"/>
              </w:rPr>
            </w:pPr>
            <w:r w:rsidRPr="000B3348">
              <w:rPr>
                <w:rFonts w:ascii="Calibri" w:hAnsi="Calibri" w:cs="Calibri"/>
                <w:b/>
                <w:bCs/>
                <w:noProof/>
                <w:sz w:val="20"/>
                <w:szCs w:val="20"/>
                <w:lang w:val="en-US"/>
              </w:rPr>
              <w:t>LVEDV</w:t>
            </w:r>
          </w:p>
        </w:tc>
        <w:tc>
          <w:tcPr>
            <w:tcW w:w="1335" w:type="dxa"/>
            <w:vAlign w:val="center"/>
          </w:tcPr>
          <w:p w14:paraId="498F2E81"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2.5 +/- 0.3</w:t>
            </w:r>
          </w:p>
        </w:tc>
        <w:tc>
          <w:tcPr>
            <w:tcW w:w="1425" w:type="dxa"/>
            <w:vAlign w:val="center"/>
          </w:tcPr>
          <w:p w14:paraId="14F7DFFC"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2.51 +/- 0.40</w:t>
            </w:r>
          </w:p>
        </w:tc>
        <w:tc>
          <w:tcPr>
            <w:tcW w:w="1366" w:type="dxa"/>
            <w:vAlign w:val="center"/>
          </w:tcPr>
          <w:p w14:paraId="04588737" w14:textId="77777777" w:rsidR="003D4A22" w:rsidRPr="000B3348" w:rsidRDefault="003D4A22" w:rsidP="00E26FD8">
            <w:pPr>
              <w:pStyle w:val="NoSpacing"/>
              <w:spacing w:before="0"/>
              <w:jc w:val="both"/>
              <w:rPr>
                <w:rFonts w:ascii="Calibri" w:hAnsi="Calibri" w:cs="Calibri"/>
                <w:noProof/>
                <w:sz w:val="20"/>
                <w:szCs w:val="20"/>
                <w:lang w:val="en-US"/>
              </w:rPr>
            </w:pPr>
          </w:p>
        </w:tc>
        <w:tc>
          <w:tcPr>
            <w:tcW w:w="1698" w:type="dxa"/>
            <w:vAlign w:val="center"/>
          </w:tcPr>
          <w:p w14:paraId="5347F317"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w:t>
            </w:r>
          </w:p>
        </w:tc>
        <w:tc>
          <w:tcPr>
            <w:tcW w:w="2010" w:type="dxa"/>
            <w:vAlign w:val="center"/>
          </w:tcPr>
          <w:p w14:paraId="0A459658"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2.6</w:t>
            </w:r>
          </w:p>
        </w:tc>
      </w:tr>
      <w:tr w:rsidR="003D4A22" w:rsidRPr="000B3348" w14:paraId="519E3A61" w14:textId="77777777" w:rsidTr="001D6ADF">
        <w:trPr>
          <w:trHeight w:val="282"/>
        </w:trPr>
        <w:tc>
          <w:tcPr>
            <w:tcW w:w="1228" w:type="dxa"/>
            <w:vAlign w:val="center"/>
          </w:tcPr>
          <w:p w14:paraId="27FC688B" w14:textId="77777777" w:rsidR="003D4A22" w:rsidRPr="000B3348" w:rsidRDefault="003D4A22" w:rsidP="00E26FD8">
            <w:pPr>
              <w:pStyle w:val="NoSpacing"/>
              <w:spacing w:before="0"/>
              <w:jc w:val="both"/>
              <w:rPr>
                <w:rFonts w:ascii="Calibri" w:hAnsi="Calibri" w:cs="Calibri"/>
                <w:b/>
                <w:bCs/>
                <w:noProof/>
                <w:sz w:val="20"/>
                <w:szCs w:val="20"/>
                <w:lang w:val="en-US"/>
              </w:rPr>
            </w:pPr>
            <w:r w:rsidRPr="000B3348">
              <w:rPr>
                <w:rFonts w:ascii="Calibri" w:hAnsi="Calibri" w:cs="Calibri"/>
                <w:b/>
                <w:bCs/>
                <w:noProof/>
                <w:sz w:val="20"/>
                <w:szCs w:val="20"/>
                <w:lang w:val="en-US"/>
              </w:rPr>
              <w:t>LVESV</w:t>
            </w:r>
          </w:p>
        </w:tc>
        <w:tc>
          <w:tcPr>
            <w:tcW w:w="1335" w:type="dxa"/>
            <w:vAlign w:val="center"/>
          </w:tcPr>
          <w:p w14:paraId="19435418"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0.9 +/- 0.2</w:t>
            </w:r>
          </w:p>
        </w:tc>
        <w:tc>
          <w:tcPr>
            <w:tcW w:w="1425" w:type="dxa"/>
            <w:vAlign w:val="center"/>
          </w:tcPr>
          <w:p w14:paraId="46FDEE04"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0.78 +/- 0.21</w:t>
            </w:r>
          </w:p>
        </w:tc>
        <w:tc>
          <w:tcPr>
            <w:tcW w:w="1366" w:type="dxa"/>
            <w:vAlign w:val="center"/>
          </w:tcPr>
          <w:p w14:paraId="16A0EC5E" w14:textId="77777777" w:rsidR="003D4A22" w:rsidRPr="000B3348" w:rsidRDefault="003D4A22" w:rsidP="00E26FD8">
            <w:pPr>
              <w:pStyle w:val="NoSpacing"/>
              <w:spacing w:before="0"/>
              <w:jc w:val="both"/>
              <w:rPr>
                <w:rFonts w:ascii="Calibri" w:hAnsi="Calibri" w:cs="Calibri"/>
                <w:noProof/>
                <w:sz w:val="20"/>
                <w:szCs w:val="20"/>
                <w:lang w:val="en-US"/>
              </w:rPr>
            </w:pPr>
          </w:p>
        </w:tc>
        <w:tc>
          <w:tcPr>
            <w:tcW w:w="1698" w:type="dxa"/>
            <w:vAlign w:val="center"/>
          </w:tcPr>
          <w:p w14:paraId="36988E9E"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w:t>
            </w:r>
          </w:p>
        </w:tc>
        <w:tc>
          <w:tcPr>
            <w:tcW w:w="2010" w:type="dxa"/>
            <w:vAlign w:val="center"/>
          </w:tcPr>
          <w:p w14:paraId="15A40D48"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1.0</w:t>
            </w:r>
          </w:p>
        </w:tc>
      </w:tr>
      <w:tr w:rsidR="003D4A22" w:rsidRPr="000B3348" w14:paraId="4AD66CDA" w14:textId="77777777" w:rsidTr="001D6ADF">
        <w:trPr>
          <w:trHeight w:val="282"/>
        </w:trPr>
        <w:tc>
          <w:tcPr>
            <w:tcW w:w="1228" w:type="dxa"/>
            <w:vAlign w:val="center"/>
          </w:tcPr>
          <w:p w14:paraId="3E32700F" w14:textId="77777777" w:rsidR="003D4A22" w:rsidRPr="000B3348" w:rsidRDefault="003D4A22" w:rsidP="00E26FD8">
            <w:pPr>
              <w:pStyle w:val="NoSpacing"/>
              <w:spacing w:before="0"/>
              <w:jc w:val="both"/>
              <w:rPr>
                <w:rFonts w:ascii="Calibri" w:hAnsi="Calibri" w:cs="Calibri"/>
                <w:b/>
                <w:bCs/>
                <w:noProof/>
                <w:sz w:val="20"/>
                <w:szCs w:val="20"/>
                <w:lang w:val="en-US"/>
              </w:rPr>
            </w:pPr>
            <w:r w:rsidRPr="000B3348">
              <w:rPr>
                <w:rFonts w:ascii="Calibri" w:hAnsi="Calibri" w:cs="Calibri"/>
                <w:b/>
                <w:bCs/>
                <w:noProof/>
                <w:sz w:val="20"/>
                <w:szCs w:val="20"/>
                <w:lang w:val="en-US"/>
              </w:rPr>
              <w:t>LVSV</w:t>
            </w:r>
          </w:p>
        </w:tc>
        <w:tc>
          <w:tcPr>
            <w:tcW w:w="1335" w:type="dxa"/>
            <w:vAlign w:val="center"/>
          </w:tcPr>
          <w:p w14:paraId="3001BA9B"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1.6 +/- 0.1</w:t>
            </w:r>
          </w:p>
        </w:tc>
        <w:tc>
          <w:tcPr>
            <w:tcW w:w="1425" w:type="dxa"/>
            <w:vAlign w:val="center"/>
          </w:tcPr>
          <w:p w14:paraId="4D6086E7"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1.73 +/- 0.28</w:t>
            </w:r>
          </w:p>
        </w:tc>
        <w:tc>
          <w:tcPr>
            <w:tcW w:w="1366" w:type="dxa"/>
            <w:vAlign w:val="center"/>
          </w:tcPr>
          <w:p w14:paraId="0B242769" w14:textId="77777777" w:rsidR="003D4A22" w:rsidRPr="000B3348" w:rsidRDefault="003D4A22" w:rsidP="00E26FD8">
            <w:pPr>
              <w:pStyle w:val="NoSpacing"/>
              <w:spacing w:before="0"/>
              <w:jc w:val="both"/>
              <w:rPr>
                <w:rFonts w:ascii="Calibri" w:hAnsi="Calibri" w:cs="Calibri"/>
                <w:noProof/>
                <w:sz w:val="20"/>
                <w:szCs w:val="20"/>
                <w:lang w:val="en-US"/>
              </w:rPr>
            </w:pPr>
          </w:p>
        </w:tc>
        <w:tc>
          <w:tcPr>
            <w:tcW w:w="1698" w:type="dxa"/>
            <w:vAlign w:val="center"/>
          </w:tcPr>
          <w:p w14:paraId="0508924F"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w:t>
            </w:r>
          </w:p>
        </w:tc>
        <w:tc>
          <w:tcPr>
            <w:tcW w:w="2010" w:type="dxa"/>
            <w:vAlign w:val="center"/>
          </w:tcPr>
          <w:p w14:paraId="34E185CA"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1.6</w:t>
            </w:r>
          </w:p>
        </w:tc>
      </w:tr>
      <w:tr w:rsidR="003D4A22" w:rsidRPr="000B3348" w14:paraId="35E7938B" w14:textId="77777777" w:rsidTr="001D6ADF">
        <w:trPr>
          <w:trHeight w:val="282"/>
        </w:trPr>
        <w:tc>
          <w:tcPr>
            <w:tcW w:w="1228" w:type="dxa"/>
            <w:vAlign w:val="center"/>
          </w:tcPr>
          <w:p w14:paraId="1F1AB233" w14:textId="16E591EA" w:rsidR="003D4A22" w:rsidRPr="000B3348" w:rsidRDefault="003D4A22" w:rsidP="00E26FD8">
            <w:pPr>
              <w:pStyle w:val="NoSpacing"/>
              <w:spacing w:before="0"/>
              <w:jc w:val="both"/>
              <w:rPr>
                <w:rFonts w:ascii="Calibri" w:hAnsi="Calibri" w:cs="Calibri"/>
                <w:b/>
                <w:bCs/>
                <w:noProof/>
                <w:sz w:val="20"/>
                <w:szCs w:val="20"/>
                <w:lang w:val="en-US"/>
              </w:rPr>
            </w:pPr>
            <w:r w:rsidRPr="000B3348">
              <w:rPr>
                <w:rFonts w:ascii="Calibri" w:hAnsi="Calibri" w:cs="Calibri"/>
                <w:b/>
                <w:bCs/>
                <w:noProof/>
                <w:sz w:val="20"/>
                <w:szCs w:val="20"/>
                <w:lang w:val="en-US"/>
              </w:rPr>
              <w:t>LVO</w:t>
            </w:r>
          </w:p>
        </w:tc>
        <w:tc>
          <w:tcPr>
            <w:tcW w:w="1335" w:type="dxa"/>
            <w:vAlign w:val="center"/>
          </w:tcPr>
          <w:p w14:paraId="5E33218C"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177 +/- 25</w:t>
            </w:r>
          </w:p>
        </w:tc>
        <w:tc>
          <w:tcPr>
            <w:tcW w:w="1425" w:type="dxa"/>
            <w:vAlign w:val="center"/>
          </w:tcPr>
          <w:p w14:paraId="6A9ADB96"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245 +/- 47.1</w:t>
            </w:r>
          </w:p>
        </w:tc>
        <w:tc>
          <w:tcPr>
            <w:tcW w:w="1366" w:type="dxa"/>
            <w:vAlign w:val="center"/>
          </w:tcPr>
          <w:p w14:paraId="51E700A1" w14:textId="77777777" w:rsidR="003D4A22" w:rsidRPr="000B3348" w:rsidRDefault="003D4A22" w:rsidP="00E26FD8">
            <w:pPr>
              <w:pStyle w:val="NoSpacing"/>
              <w:spacing w:before="0"/>
              <w:jc w:val="both"/>
              <w:rPr>
                <w:rFonts w:ascii="Calibri" w:hAnsi="Calibri" w:cs="Calibri"/>
                <w:noProof/>
                <w:sz w:val="20"/>
                <w:szCs w:val="20"/>
                <w:lang w:val="en-US"/>
              </w:rPr>
            </w:pPr>
          </w:p>
        </w:tc>
        <w:tc>
          <w:tcPr>
            <w:tcW w:w="1698" w:type="dxa"/>
            <w:vAlign w:val="center"/>
          </w:tcPr>
          <w:p w14:paraId="260FF2FC"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w:t>
            </w:r>
          </w:p>
        </w:tc>
        <w:tc>
          <w:tcPr>
            <w:tcW w:w="2010" w:type="dxa"/>
            <w:vAlign w:val="center"/>
          </w:tcPr>
          <w:p w14:paraId="4CE986DC"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181</w:t>
            </w:r>
          </w:p>
        </w:tc>
      </w:tr>
      <w:tr w:rsidR="003D4A22" w:rsidRPr="000B3348" w14:paraId="3B05291A" w14:textId="77777777" w:rsidTr="001D6ADF">
        <w:trPr>
          <w:trHeight w:val="282"/>
        </w:trPr>
        <w:tc>
          <w:tcPr>
            <w:tcW w:w="1228" w:type="dxa"/>
            <w:vAlign w:val="center"/>
          </w:tcPr>
          <w:p w14:paraId="10140B5F" w14:textId="77777777" w:rsidR="003D4A22" w:rsidRPr="000B3348" w:rsidRDefault="003D4A22" w:rsidP="00E26FD8">
            <w:pPr>
              <w:pStyle w:val="NoSpacing"/>
              <w:spacing w:before="0"/>
              <w:jc w:val="both"/>
              <w:rPr>
                <w:rFonts w:ascii="Calibri" w:hAnsi="Calibri" w:cs="Calibri"/>
                <w:b/>
                <w:bCs/>
                <w:noProof/>
                <w:sz w:val="20"/>
                <w:szCs w:val="20"/>
                <w:lang w:val="en-US"/>
              </w:rPr>
            </w:pPr>
            <w:r w:rsidRPr="000B3348">
              <w:rPr>
                <w:rFonts w:ascii="Calibri" w:hAnsi="Calibri" w:cs="Calibri"/>
                <w:b/>
                <w:bCs/>
                <w:noProof/>
                <w:sz w:val="20"/>
                <w:szCs w:val="20"/>
                <w:lang w:val="en-US"/>
              </w:rPr>
              <w:t>RVEDV</w:t>
            </w:r>
          </w:p>
        </w:tc>
        <w:tc>
          <w:tcPr>
            <w:tcW w:w="1335" w:type="dxa"/>
            <w:vAlign w:val="center"/>
          </w:tcPr>
          <w:p w14:paraId="6C05071D"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3.1 +/- 0.3</w:t>
            </w:r>
          </w:p>
        </w:tc>
        <w:tc>
          <w:tcPr>
            <w:tcW w:w="1425" w:type="dxa"/>
            <w:vAlign w:val="center"/>
          </w:tcPr>
          <w:p w14:paraId="17EEC7F1"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w:t>
            </w:r>
          </w:p>
        </w:tc>
        <w:tc>
          <w:tcPr>
            <w:tcW w:w="1366" w:type="dxa"/>
            <w:vAlign w:val="center"/>
          </w:tcPr>
          <w:p w14:paraId="3E792B50" w14:textId="77777777" w:rsidR="003D4A22" w:rsidRPr="000B3348" w:rsidRDefault="003D4A22" w:rsidP="00E26FD8">
            <w:pPr>
              <w:pStyle w:val="NoSpacing"/>
              <w:spacing w:before="0"/>
              <w:jc w:val="both"/>
              <w:rPr>
                <w:rFonts w:ascii="Calibri" w:hAnsi="Calibri" w:cs="Calibri"/>
                <w:noProof/>
                <w:sz w:val="20"/>
                <w:szCs w:val="20"/>
                <w:lang w:val="en-US"/>
              </w:rPr>
            </w:pPr>
          </w:p>
        </w:tc>
        <w:tc>
          <w:tcPr>
            <w:tcW w:w="1698" w:type="dxa"/>
            <w:vAlign w:val="center"/>
          </w:tcPr>
          <w:p w14:paraId="497F6FD5"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w:t>
            </w:r>
          </w:p>
        </w:tc>
        <w:tc>
          <w:tcPr>
            <w:tcW w:w="2010" w:type="dxa"/>
            <w:vAlign w:val="center"/>
          </w:tcPr>
          <w:p w14:paraId="38F21B11"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3.2</w:t>
            </w:r>
          </w:p>
        </w:tc>
      </w:tr>
      <w:tr w:rsidR="003D4A22" w:rsidRPr="000B3348" w14:paraId="53FD5BF6" w14:textId="77777777" w:rsidTr="001D6ADF">
        <w:trPr>
          <w:trHeight w:val="282"/>
        </w:trPr>
        <w:tc>
          <w:tcPr>
            <w:tcW w:w="1228" w:type="dxa"/>
            <w:vAlign w:val="center"/>
          </w:tcPr>
          <w:p w14:paraId="5006A0B0" w14:textId="77777777" w:rsidR="003D4A22" w:rsidRPr="000B3348" w:rsidRDefault="003D4A22" w:rsidP="00E26FD8">
            <w:pPr>
              <w:pStyle w:val="NoSpacing"/>
              <w:spacing w:before="0"/>
              <w:jc w:val="both"/>
              <w:rPr>
                <w:rFonts w:ascii="Calibri" w:hAnsi="Calibri" w:cs="Calibri"/>
                <w:b/>
                <w:bCs/>
                <w:noProof/>
                <w:sz w:val="20"/>
                <w:szCs w:val="20"/>
                <w:lang w:val="en-US"/>
              </w:rPr>
            </w:pPr>
            <w:r w:rsidRPr="000B3348">
              <w:rPr>
                <w:rFonts w:ascii="Calibri" w:hAnsi="Calibri" w:cs="Calibri"/>
                <w:b/>
                <w:bCs/>
                <w:noProof/>
                <w:sz w:val="20"/>
                <w:szCs w:val="20"/>
                <w:lang w:val="en-US"/>
              </w:rPr>
              <w:t>RVESV</w:t>
            </w:r>
          </w:p>
        </w:tc>
        <w:tc>
          <w:tcPr>
            <w:tcW w:w="1335" w:type="dxa"/>
            <w:vAlign w:val="center"/>
          </w:tcPr>
          <w:p w14:paraId="294F5C67"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1.5 +/- 0.2</w:t>
            </w:r>
          </w:p>
        </w:tc>
        <w:tc>
          <w:tcPr>
            <w:tcW w:w="1425" w:type="dxa"/>
            <w:vAlign w:val="center"/>
          </w:tcPr>
          <w:p w14:paraId="64989470"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w:t>
            </w:r>
          </w:p>
        </w:tc>
        <w:tc>
          <w:tcPr>
            <w:tcW w:w="1366" w:type="dxa"/>
            <w:vAlign w:val="center"/>
          </w:tcPr>
          <w:p w14:paraId="4C836F4B" w14:textId="77777777" w:rsidR="003D4A22" w:rsidRPr="000B3348" w:rsidRDefault="003D4A22" w:rsidP="00E26FD8">
            <w:pPr>
              <w:pStyle w:val="NoSpacing"/>
              <w:spacing w:before="0"/>
              <w:jc w:val="both"/>
              <w:rPr>
                <w:rFonts w:ascii="Calibri" w:hAnsi="Calibri" w:cs="Calibri"/>
                <w:noProof/>
                <w:sz w:val="20"/>
                <w:szCs w:val="20"/>
                <w:lang w:val="en-US"/>
              </w:rPr>
            </w:pPr>
          </w:p>
        </w:tc>
        <w:tc>
          <w:tcPr>
            <w:tcW w:w="1698" w:type="dxa"/>
            <w:vAlign w:val="center"/>
          </w:tcPr>
          <w:p w14:paraId="69516B95"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w:t>
            </w:r>
          </w:p>
        </w:tc>
        <w:tc>
          <w:tcPr>
            <w:tcW w:w="2010" w:type="dxa"/>
            <w:vAlign w:val="center"/>
          </w:tcPr>
          <w:p w14:paraId="73991D13"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1.6</w:t>
            </w:r>
          </w:p>
        </w:tc>
      </w:tr>
      <w:tr w:rsidR="003D4A22" w:rsidRPr="000B3348" w14:paraId="3F8EEB15" w14:textId="77777777" w:rsidTr="001D6ADF">
        <w:trPr>
          <w:trHeight w:val="282"/>
        </w:trPr>
        <w:tc>
          <w:tcPr>
            <w:tcW w:w="1228" w:type="dxa"/>
            <w:vAlign w:val="center"/>
          </w:tcPr>
          <w:p w14:paraId="39BDC229" w14:textId="77777777" w:rsidR="003D4A22" w:rsidRPr="000B3348" w:rsidRDefault="003D4A22" w:rsidP="00E26FD8">
            <w:pPr>
              <w:pStyle w:val="NoSpacing"/>
              <w:spacing w:before="0"/>
              <w:jc w:val="both"/>
              <w:rPr>
                <w:rFonts w:ascii="Calibri" w:hAnsi="Calibri" w:cs="Calibri"/>
                <w:b/>
                <w:bCs/>
                <w:noProof/>
                <w:sz w:val="20"/>
                <w:szCs w:val="20"/>
                <w:lang w:val="en-US"/>
              </w:rPr>
            </w:pPr>
            <w:r w:rsidRPr="000B3348">
              <w:rPr>
                <w:rFonts w:ascii="Calibri" w:hAnsi="Calibri" w:cs="Calibri"/>
                <w:b/>
                <w:bCs/>
                <w:noProof/>
                <w:sz w:val="20"/>
                <w:szCs w:val="20"/>
                <w:lang w:val="en-US"/>
              </w:rPr>
              <w:t>RVSV</w:t>
            </w:r>
          </w:p>
        </w:tc>
        <w:tc>
          <w:tcPr>
            <w:tcW w:w="1335" w:type="dxa"/>
            <w:vAlign w:val="center"/>
          </w:tcPr>
          <w:p w14:paraId="3FCE77E9"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1.6 +/- 0.2</w:t>
            </w:r>
          </w:p>
        </w:tc>
        <w:tc>
          <w:tcPr>
            <w:tcW w:w="1425" w:type="dxa"/>
            <w:vAlign w:val="center"/>
          </w:tcPr>
          <w:p w14:paraId="6EDAF764"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w:t>
            </w:r>
          </w:p>
        </w:tc>
        <w:tc>
          <w:tcPr>
            <w:tcW w:w="1366" w:type="dxa"/>
            <w:vAlign w:val="center"/>
          </w:tcPr>
          <w:p w14:paraId="615197AF" w14:textId="77777777" w:rsidR="003D4A22" w:rsidRPr="000B3348" w:rsidRDefault="003D4A22" w:rsidP="00E26FD8">
            <w:pPr>
              <w:pStyle w:val="NoSpacing"/>
              <w:spacing w:before="0"/>
              <w:jc w:val="both"/>
              <w:rPr>
                <w:rFonts w:ascii="Calibri" w:hAnsi="Calibri" w:cs="Calibri"/>
                <w:noProof/>
                <w:sz w:val="20"/>
                <w:szCs w:val="20"/>
                <w:lang w:val="en-US"/>
              </w:rPr>
            </w:pPr>
          </w:p>
        </w:tc>
        <w:tc>
          <w:tcPr>
            <w:tcW w:w="1698" w:type="dxa"/>
            <w:vAlign w:val="center"/>
          </w:tcPr>
          <w:p w14:paraId="1235050B"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w:t>
            </w:r>
          </w:p>
        </w:tc>
        <w:tc>
          <w:tcPr>
            <w:tcW w:w="2010" w:type="dxa"/>
            <w:vAlign w:val="center"/>
          </w:tcPr>
          <w:p w14:paraId="170F4320"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1.6</w:t>
            </w:r>
          </w:p>
        </w:tc>
      </w:tr>
      <w:tr w:rsidR="003D4A22" w:rsidRPr="000B3348" w14:paraId="63282FC4" w14:textId="77777777" w:rsidTr="001D6ADF">
        <w:trPr>
          <w:trHeight w:val="282"/>
        </w:trPr>
        <w:tc>
          <w:tcPr>
            <w:tcW w:w="1228" w:type="dxa"/>
            <w:vAlign w:val="center"/>
          </w:tcPr>
          <w:p w14:paraId="68DD50E7" w14:textId="77777777" w:rsidR="003D4A22" w:rsidRPr="000B3348" w:rsidRDefault="003D4A22" w:rsidP="00E26FD8">
            <w:pPr>
              <w:pStyle w:val="NoSpacing"/>
              <w:spacing w:before="0"/>
              <w:jc w:val="both"/>
              <w:rPr>
                <w:rFonts w:ascii="Calibri" w:hAnsi="Calibri" w:cs="Calibri"/>
                <w:b/>
                <w:bCs/>
                <w:noProof/>
                <w:sz w:val="20"/>
                <w:szCs w:val="20"/>
                <w:lang w:val="en-US"/>
              </w:rPr>
            </w:pPr>
            <w:r w:rsidRPr="000B3348">
              <w:rPr>
                <w:rFonts w:ascii="Calibri" w:hAnsi="Calibri" w:cs="Calibri"/>
                <w:b/>
                <w:bCs/>
                <w:noProof/>
                <w:sz w:val="20"/>
                <w:szCs w:val="20"/>
                <w:lang w:val="en-US"/>
              </w:rPr>
              <w:t>RVO</w:t>
            </w:r>
          </w:p>
        </w:tc>
        <w:tc>
          <w:tcPr>
            <w:tcW w:w="1335" w:type="dxa"/>
            <w:vAlign w:val="center"/>
          </w:tcPr>
          <w:p w14:paraId="0D75AAAD"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181 +/- 30</w:t>
            </w:r>
          </w:p>
        </w:tc>
        <w:tc>
          <w:tcPr>
            <w:tcW w:w="1425" w:type="dxa"/>
            <w:vAlign w:val="center"/>
          </w:tcPr>
          <w:p w14:paraId="762172E1"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w:t>
            </w:r>
          </w:p>
        </w:tc>
        <w:tc>
          <w:tcPr>
            <w:tcW w:w="1366" w:type="dxa"/>
            <w:vAlign w:val="center"/>
          </w:tcPr>
          <w:p w14:paraId="7C411F3D" w14:textId="77777777" w:rsidR="003D4A22" w:rsidRPr="000B3348" w:rsidRDefault="003D4A22" w:rsidP="00E26FD8">
            <w:pPr>
              <w:pStyle w:val="NoSpacing"/>
              <w:spacing w:before="0"/>
              <w:jc w:val="both"/>
              <w:rPr>
                <w:rFonts w:ascii="Calibri" w:hAnsi="Calibri" w:cs="Calibri"/>
                <w:noProof/>
                <w:sz w:val="20"/>
                <w:szCs w:val="20"/>
                <w:lang w:val="en-US"/>
              </w:rPr>
            </w:pPr>
          </w:p>
        </w:tc>
        <w:tc>
          <w:tcPr>
            <w:tcW w:w="1698" w:type="dxa"/>
            <w:vAlign w:val="center"/>
          </w:tcPr>
          <w:p w14:paraId="695870F3"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w:t>
            </w:r>
          </w:p>
        </w:tc>
        <w:tc>
          <w:tcPr>
            <w:tcW w:w="2010" w:type="dxa"/>
            <w:vAlign w:val="center"/>
          </w:tcPr>
          <w:p w14:paraId="00F21BFB"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181</w:t>
            </w:r>
          </w:p>
        </w:tc>
      </w:tr>
      <w:tr w:rsidR="003D4A22" w:rsidRPr="000B3348" w14:paraId="12C8246D" w14:textId="77777777" w:rsidTr="001D6ADF">
        <w:trPr>
          <w:trHeight w:val="282"/>
        </w:trPr>
        <w:tc>
          <w:tcPr>
            <w:tcW w:w="1228" w:type="dxa"/>
            <w:vAlign w:val="center"/>
          </w:tcPr>
          <w:p w14:paraId="17BD6C44" w14:textId="77777777" w:rsidR="003D4A22" w:rsidRPr="000B3348" w:rsidRDefault="003D4A22" w:rsidP="00E26FD8">
            <w:pPr>
              <w:pStyle w:val="NoSpacing"/>
              <w:spacing w:before="0"/>
              <w:jc w:val="both"/>
              <w:rPr>
                <w:rFonts w:ascii="Calibri" w:hAnsi="Calibri" w:cs="Calibri"/>
                <w:b/>
                <w:bCs/>
                <w:noProof/>
                <w:sz w:val="20"/>
                <w:szCs w:val="20"/>
                <w:lang w:val="en-US"/>
              </w:rPr>
            </w:pPr>
            <w:r w:rsidRPr="000B3348">
              <w:rPr>
                <w:rFonts w:ascii="Calibri" w:hAnsi="Calibri" w:cs="Calibri"/>
                <w:b/>
                <w:bCs/>
                <w:noProof/>
                <w:sz w:val="20"/>
                <w:szCs w:val="20"/>
                <w:lang w:val="en-US"/>
              </w:rPr>
              <w:t>fSVC</w:t>
            </w:r>
          </w:p>
        </w:tc>
        <w:tc>
          <w:tcPr>
            <w:tcW w:w="1335" w:type="dxa"/>
            <w:vAlign w:val="center"/>
          </w:tcPr>
          <w:p w14:paraId="58EF2785" w14:textId="77777777" w:rsidR="003D4A22" w:rsidRPr="000B3348" w:rsidRDefault="003D4A22" w:rsidP="00E26FD8">
            <w:pPr>
              <w:pStyle w:val="NoSpacing"/>
              <w:spacing w:before="0"/>
              <w:jc w:val="both"/>
              <w:rPr>
                <w:rFonts w:ascii="Calibri" w:hAnsi="Calibri" w:cs="Calibri"/>
                <w:noProof/>
                <w:sz w:val="20"/>
                <w:szCs w:val="20"/>
                <w:lang w:val="en-US"/>
              </w:rPr>
            </w:pPr>
          </w:p>
        </w:tc>
        <w:tc>
          <w:tcPr>
            <w:tcW w:w="1425" w:type="dxa"/>
            <w:vAlign w:val="center"/>
          </w:tcPr>
          <w:p w14:paraId="69CC09B5"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95 +/- 27.0</w:t>
            </w:r>
          </w:p>
        </w:tc>
        <w:tc>
          <w:tcPr>
            <w:tcW w:w="1366" w:type="dxa"/>
            <w:vAlign w:val="center"/>
          </w:tcPr>
          <w:p w14:paraId="539D5046"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76 (34-143)</w:t>
            </w:r>
          </w:p>
        </w:tc>
        <w:tc>
          <w:tcPr>
            <w:tcW w:w="1698" w:type="dxa"/>
            <w:vAlign w:val="center"/>
          </w:tcPr>
          <w:p w14:paraId="551D805E"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w:t>
            </w:r>
          </w:p>
        </w:tc>
        <w:tc>
          <w:tcPr>
            <w:tcW w:w="2010" w:type="dxa"/>
            <w:vAlign w:val="center"/>
          </w:tcPr>
          <w:p w14:paraId="67D28869"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76</w:t>
            </w:r>
          </w:p>
        </w:tc>
      </w:tr>
      <w:tr w:rsidR="003D4A22" w:rsidRPr="000B3348" w14:paraId="60224CA1" w14:textId="77777777" w:rsidTr="001D6ADF">
        <w:trPr>
          <w:trHeight w:val="282"/>
        </w:trPr>
        <w:tc>
          <w:tcPr>
            <w:tcW w:w="1228" w:type="dxa"/>
            <w:vAlign w:val="center"/>
          </w:tcPr>
          <w:p w14:paraId="232A1BE0" w14:textId="77777777" w:rsidR="003D4A22" w:rsidRPr="000B3348" w:rsidRDefault="003D4A22" w:rsidP="00E26FD8">
            <w:pPr>
              <w:pStyle w:val="NoSpacing"/>
              <w:spacing w:before="0"/>
              <w:jc w:val="both"/>
              <w:rPr>
                <w:rFonts w:ascii="Calibri" w:hAnsi="Calibri" w:cs="Calibri"/>
                <w:b/>
                <w:bCs/>
                <w:noProof/>
                <w:sz w:val="20"/>
                <w:szCs w:val="20"/>
                <w:lang w:val="en-US"/>
              </w:rPr>
            </w:pPr>
            <w:r w:rsidRPr="000B3348">
              <w:rPr>
                <w:rFonts w:ascii="Calibri" w:hAnsi="Calibri" w:cs="Calibri"/>
                <w:b/>
                <w:bCs/>
                <w:noProof/>
                <w:sz w:val="20"/>
                <w:szCs w:val="20"/>
                <w:lang w:val="en-US"/>
              </w:rPr>
              <w:t>ABPs</w:t>
            </w:r>
          </w:p>
        </w:tc>
        <w:tc>
          <w:tcPr>
            <w:tcW w:w="1335" w:type="dxa"/>
            <w:vAlign w:val="center"/>
          </w:tcPr>
          <w:p w14:paraId="217C35A5" w14:textId="77777777" w:rsidR="003D4A22" w:rsidRPr="000B3348" w:rsidRDefault="003D4A22" w:rsidP="00E26FD8">
            <w:pPr>
              <w:pStyle w:val="NoSpacing"/>
              <w:spacing w:before="0"/>
              <w:jc w:val="both"/>
              <w:rPr>
                <w:rFonts w:ascii="Calibri" w:hAnsi="Calibri" w:cs="Calibri"/>
                <w:noProof/>
                <w:sz w:val="20"/>
                <w:szCs w:val="20"/>
                <w:lang w:val="en-US"/>
              </w:rPr>
            </w:pPr>
          </w:p>
        </w:tc>
        <w:tc>
          <w:tcPr>
            <w:tcW w:w="1425" w:type="dxa"/>
            <w:vAlign w:val="center"/>
          </w:tcPr>
          <w:p w14:paraId="3522C98B" w14:textId="77777777" w:rsidR="003D4A22" w:rsidRPr="000B3348" w:rsidRDefault="003D4A22" w:rsidP="00E26FD8">
            <w:pPr>
              <w:pStyle w:val="NoSpacing"/>
              <w:spacing w:before="0"/>
              <w:jc w:val="both"/>
              <w:rPr>
                <w:rFonts w:ascii="Calibri" w:hAnsi="Calibri" w:cs="Calibri"/>
                <w:noProof/>
                <w:sz w:val="20"/>
                <w:szCs w:val="20"/>
                <w:lang w:val="en-US"/>
              </w:rPr>
            </w:pPr>
          </w:p>
        </w:tc>
        <w:tc>
          <w:tcPr>
            <w:tcW w:w="1366" w:type="dxa"/>
            <w:vAlign w:val="center"/>
          </w:tcPr>
          <w:p w14:paraId="129AA1BB" w14:textId="77777777" w:rsidR="003D4A22" w:rsidRPr="000B3348" w:rsidRDefault="003D4A22" w:rsidP="00E26FD8">
            <w:pPr>
              <w:pStyle w:val="NoSpacing"/>
              <w:tabs>
                <w:tab w:val="center" w:pos="884"/>
              </w:tabs>
              <w:spacing w:before="0"/>
              <w:jc w:val="both"/>
              <w:rPr>
                <w:rFonts w:ascii="Calibri" w:hAnsi="Calibri" w:cs="Calibri"/>
                <w:noProof/>
                <w:sz w:val="20"/>
                <w:szCs w:val="20"/>
                <w:lang w:val="en-US"/>
              </w:rPr>
            </w:pPr>
          </w:p>
        </w:tc>
        <w:tc>
          <w:tcPr>
            <w:tcW w:w="1698" w:type="dxa"/>
            <w:vAlign w:val="center"/>
          </w:tcPr>
          <w:p w14:paraId="513B3A4E" w14:textId="71329E4E" w:rsidR="003D4A22" w:rsidRPr="000B3348" w:rsidRDefault="003D4A22" w:rsidP="00E26FD8">
            <w:pPr>
              <w:pStyle w:val="NoSpacing"/>
              <w:tabs>
                <w:tab w:val="center" w:pos="884"/>
              </w:tabs>
              <w:spacing w:before="0"/>
              <w:jc w:val="both"/>
              <w:rPr>
                <w:rFonts w:ascii="Calibri" w:hAnsi="Calibri" w:cs="Calibri"/>
                <w:noProof/>
                <w:sz w:val="20"/>
                <w:szCs w:val="20"/>
                <w:lang w:val="en-US"/>
              </w:rPr>
            </w:pPr>
            <w:r w:rsidRPr="000B3348">
              <w:rPr>
                <w:rFonts w:ascii="Calibri" w:hAnsi="Calibri" w:cs="Calibri"/>
                <w:noProof/>
                <w:sz w:val="20"/>
                <w:szCs w:val="20"/>
                <w:lang w:val="en-US"/>
              </w:rPr>
              <w:t>6</w:t>
            </w:r>
            <w:r w:rsidR="00230AED" w:rsidRPr="000B3348">
              <w:rPr>
                <w:rFonts w:ascii="Calibri" w:hAnsi="Calibri" w:cs="Calibri"/>
                <w:noProof/>
                <w:sz w:val="20"/>
                <w:szCs w:val="20"/>
                <w:lang w:val="en-US"/>
              </w:rPr>
              <w:t>7</w:t>
            </w:r>
          </w:p>
        </w:tc>
        <w:tc>
          <w:tcPr>
            <w:tcW w:w="2010" w:type="dxa"/>
            <w:vAlign w:val="center"/>
          </w:tcPr>
          <w:p w14:paraId="6838A517"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70</w:t>
            </w:r>
          </w:p>
        </w:tc>
      </w:tr>
      <w:tr w:rsidR="003D4A22" w:rsidRPr="000B3348" w14:paraId="4F3EC6AB" w14:textId="77777777" w:rsidTr="001D6ADF">
        <w:trPr>
          <w:trHeight w:val="282"/>
        </w:trPr>
        <w:tc>
          <w:tcPr>
            <w:tcW w:w="1228" w:type="dxa"/>
            <w:vAlign w:val="center"/>
          </w:tcPr>
          <w:p w14:paraId="1EE29E32" w14:textId="77777777" w:rsidR="003D4A22" w:rsidRPr="000B3348" w:rsidRDefault="003D4A22" w:rsidP="00E26FD8">
            <w:pPr>
              <w:pStyle w:val="NoSpacing"/>
              <w:spacing w:before="0"/>
              <w:jc w:val="both"/>
              <w:rPr>
                <w:rFonts w:ascii="Calibri" w:hAnsi="Calibri" w:cs="Calibri"/>
                <w:b/>
                <w:bCs/>
                <w:noProof/>
                <w:sz w:val="20"/>
                <w:szCs w:val="20"/>
                <w:lang w:val="en-US"/>
              </w:rPr>
            </w:pPr>
            <w:r w:rsidRPr="000B3348">
              <w:rPr>
                <w:rFonts w:ascii="Calibri" w:hAnsi="Calibri" w:cs="Calibri"/>
                <w:b/>
                <w:bCs/>
                <w:noProof/>
                <w:sz w:val="20"/>
                <w:szCs w:val="20"/>
                <w:lang w:val="en-US"/>
              </w:rPr>
              <w:t>ABPd</w:t>
            </w:r>
          </w:p>
        </w:tc>
        <w:tc>
          <w:tcPr>
            <w:tcW w:w="1335" w:type="dxa"/>
            <w:vAlign w:val="center"/>
          </w:tcPr>
          <w:p w14:paraId="76DBB89B" w14:textId="77777777" w:rsidR="003D4A22" w:rsidRPr="000B3348" w:rsidRDefault="003D4A22" w:rsidP="00E26FD8">
            <w:pPr>
              <w:pStyle w:val="NoSpacing"/>
              <w:spacing w:before="0"/>
              <w:jc w:val="both"/>
              <w:rPr>
                <w:rFonts w:ascii="Calibri" w:hAnsi="Calibri" w:cs="Calibri"/>
                <w:noProof/>
                <w:sz w:val="20"/>
                <w:szCs w:val="20"/>
                <w:lang w:val="en-US"/>
              </w:rPr>
            </w:pPr>
          </w:p>
        </w:tc>
        <w:tc>
          <w:tcPr>
            <w:tcW w:w="1425" w:type="dxa"/>
            <w:vAlign w:val="center"/>
          </w:tcPr>
          <w:p w14:paraId="66460758" w14:textId="77777777" w:rsidR="003D4A22" w:rsidRPr="000B3348" w:rsidRDefault="003D4A22" w:rsidP="00E26FD8">
            <w:pPr>
              <w:pStyle w:val="NoSpacing"/>
              <w:spacing w:before="0"/>
              <w:jc w:val="both"/>
              <w:rPr>
                <w:rFonts w:ascii="Calibri" w:hAnsi="Calibri" w:cs="Calibri"/>
                <w:noProof/>
                <w:sz w:val="20"/>
                <w:szCs w:val="20"/>
                <w:lang w:val="en-US"/>
              </w:rPr>
            </w:pPr>
          </w:p>
        </w:tc>
        <w:tc>
          <w:tcPr>
            <w:tcW w:w="1366" w:type="dxa"/>
            <w:vAlign w:val="center"/>
          </w:tcPr>
          <w:p w14:paraId="2794B088" w14:textId="77777777" w:rsidR="003D4A22" w:rsidRPr="000B3348" w:rsidRDefault="003D4A22" w:rsidP="00E26FD8">
            <w:pPr>
              <w:pStyle w:val="NoSpacing"/>
              <w:spacing w:before="0"/>
              <w:jc w:val="both"/>
              <w:rPr>
                <w:rFonts w:ascii="Calibri" w:hAnsi="Calibri" w:cs="Calibri"/>
                <w:noProof/>
                <w:sz w:val="20"/>
                <w:szCs w:val="20"/>
                <w:lang w:val="en-US"/>
              </w:rPr>
            </w:pPr>
          </w:p>
        </w:tc>
        <w:tc>
          <w:tcPr>
            <w:tcW w:w="1698" w:type="dxa"/>
            <w:vAlign w:val="center"/>
          </w:tcPr>
          <w:p w14:paraId="0E452B06"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42</w:t>
            </w:r>
          </w:p>
        </w:tc>
        <w:tc>
          <w:tcPr>
            <w:tcW w:w="2010" w:type="dxa"/>
            <w:vAlign w:val="center"/>
          </w:tcPr>
          <w:p w14:paraId="0E9041F3"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45</w:t>
            </w:r>
          </w:p>
        </w:tc>
      </w:tr>
    </w:tbl>
    <w:p w14:paraId="36585B39" w14:textId="4FFC7F33" w:rsidR="003D4A22" w:rsidRPr="000B3348" w:rsidRDefault="003D4A22" w:rsidP="00E26FD8">
      <w:pPr>
        <w:pStyle w:val="NoSpacing"/>
        <w:jc w:val="both"/>
        <w:rPr>
          <w:rFonts w:ascii="Calibri" w:hAnsi="Calibri" w:cs="Calibri"/>
          <w:noProof/>
          <w:sz w:val="16"/>
          <w:szCs w:val="16"/>
        </w:rPr>
      </w:pPr>
      <w:r w:rsidRPr="000B3348">
        <w:rPr>
          <w:rFonts w:ascii="Calibri" w:hAnsi="Calibri" w:cs="Calibri"/>
          <w:b/>
          <w:bCs/>
          <w:noProof/>
          <w:sz w:val="16"/>
          <w:szCs w:val="16"/>
        </w:rPr>
        <w:t>Table 2.</w:t>
      </w:r>
      <w:r w:rsidRPr="000B3348">
        <w:rPr>
          <w:rFonts w:ascii="Calibri" w:hAnsi="Calibri" w:cs="Calibri"/>
          <w:noProof/>
          <w:sz w:val="16"/>
          <w:szCs w:val="16"/>
        </w:rPr>
        <w:t xml:space="preserve"> Target data</w:t>
      </w:r>
      <w:r w:rsidR="00397336" w:rsidRPr="000B3348">
        <w:rPr>
          <w:rFonts w:ascii="Calibri" w:hAnsi="Calibri" w:cs="Calibri"/>
          <w:noProof/>
          <w:sz w:val="16"/>
          <w:szCs w:val="16"/>
        </w:rPr>
        <w:t xml:space="preserve"> </w:t>
      </w:r>
      <w:r w:rsidRPr="000B3348">
        <w:rPr>
          <w:rFonts w:ascii="Calibri" w:hAnsi="Calibri" w:cs="Calibri"/>
          <w:noProof/>
          <w:sz w:val="16"/>
          <w:szCs w:val="16"/>
        </w:rPr>
        <w:t>and simulation results for a normal term born neonate of 3.3 kg at an age of 24 hours. HR: heartrate, LVEDV: left ventricular end diastolic volume, LVESV: left ventricular end systolic volume, LVSV: left ventricular stroke volume, LVO: left ventricular output, RVEVD: right ventricular end diastolic volume, RVESV: right ventricular end systolic volume, RVSV: right ventricular stroke volume, fSVC: superior vena cava flow, ABPs: systolic arterial blood pressure, ABPd: diastolic arterial blood pressure.  Volumes in mL, flow rates in mL/min/kg and pressures in mmHg.</w:t>
      </w:r>
    </w:p>
    <w:p w14:paraId="76B07005" w14:textId="77777777" w:rsidR="003D4A22" w:rsidRPr="000B3348" w:rsidRDefault="003D4A22" w:rsidP="00E26FD8">
      <w:pPr>
        <w:pStyle w:val="NoSpacing"/>
        <w:jc w:val="both"/>
        <w:rPr>
          <w:rFonts w:ascii="Calibri" w:hAnsi="Calibri" w:cs="Calibri"/>
          <w:noProof/>
          <w:sz w:val="20"/>
          <w:szCs w:val="20"/>
        </w:rPr>
      </w:pPr>
    </w:p>
    <w:p w14:paraId="69C6799B" w14:textId="74DF094F" w:rsidR="003D4A22" w:rsidRPr="000B3348" w:rsidRDefault="003D4A22" w:rsidP="00E26FD8">
      <w:pPr>
        <w:pStyle w:val="NoSpacing"/>
        <w:jc w:val="both"/>
        <w:rPr>
          <w:rFonts w:ascii="Calibri" w:hAnsi="Calibri" w:cs="Calibri"/>
          <w:noProof/>
          <w:sz w:val="20"/>
          <w:szCs w:val="20"/>
        </w:rPr>
      </w:pPr>
      <w:r w:rsidRPr="000B3348">
        <w:rPr>
          <w:rFonts w:ascii="Calibri" w:hAnsi="Calibri" w:cs="Calibri"/>
          <w:noProof/>
          <w:sz w:val="20"/>
          <w:szCs w:val="20"/>
        </w:rPr>
        <w:t>There is a close match of simulation results to target data coming from different sources which measured the parameters using different techniques (echo</w:t>
      </w:r>
      <w:r w:rsidR="00D66674" w:rsidRPr="000B3348">
        <w:rPr>
          <w:rFonts w:ascii="Calibri" w:hAnsi="Calibri" w:cs="Calibri"/>
          <w:noProof/>
          <w:sz w:val="20"/>
          <w:szCs w:val="20"/>
        </w:rPr>
        <w:t>cardiography</w:t>
      </w:r>
      <w:r w:rsidRPr="000B3348">
        <w:rPr>
          <w:rFonts w:ascii="Calibri" w:hAnsi="Calibri" w:cs="Calibri"/>
          <w:noProof/>
          <w:sz w:val="20"/>
          <w:szCs w:val="20"/>
        </w:rPr>
        <w:t xml:space="preserve"> and MRI). Normal values of the resulting blood pressure are reported by many articles, and we used a recent study to validate our data as they report blood pressure over a range of gestational and postnatal ages.</w:t>
      </w:r>
    </w:p>
    <w:p w14:paraId="7E343102" w14:textId="77777777" w:rsidR="003D4A22" w:rsidRPr="000B3348" w:rsidRDefault="003D4A22" w:rsidP="00E26FD8">
      <w:pPr>
        <w:pStyle w:val="NoSpacing"/>
        <w:jc w:val="both"/>
        <w:rPr>
          <w:rFonts w:ascii="Calibri" w:hAnsi="Calibri" w:cs="Calibri"/>
          <w:noProof/>
          <w:sz w:val="20"/>
          <w:szCs w:val="20"/>
        </w:rPr>
      </w:pPr>
    </w:p>
    <w:p w14:paraId="334903AD" w14:textId="77777777" w:rsidR="003D4A22" w:rsidRPr="000B3348" w:rsidRDefault="003D4A22" w:rsidP="00E26FD8">
      <w:pPr>
        <w:pStyle w:val="NoSpacing"/>
        <w:jc w:val="both"/>
        <w:rPr>
          <w:rFonts w:ascii="Calibri" w:hAnsi="Calibri" w:cs="Calibri"/>
          <w:b/>
          <w:bCs/>
          <w:noProof/>
          <w:sz w:val="20"/>
          <w:szCs w:val="20"/>
        </w:rPr>
      </w:pPr>
      <w:r w:rsidRPr="000B3348">
        <w:rPr>
          <w:rFonts w:ascii="Calibri" w:hAnsi="Calibri" w:cs="Calibri"/>
          <w:b/>
          <w:bCs/>
          <w:noProof/>
          <w:sz w:val="20"/>
          <w:szCs w:val="20"/>
        </w:rPr>
        <w:t>3.1.2 Persistent ductus arteriosus (PDA)</w:t>
      </w:r>
    </w:p>
    <w:p w14:paraId="131ED78C" w14:textId="77777777" w:rsidR="003D4A22" w:rsidRPr="000B3348" w:rsidRDefault="003D4A22" w:rsidP="00E26FD8">
      <w:pPr>
        <w:pStyle w:val="NoSpacing"/>
        <w:jc w:val="both"/>
        <w:rPr>
          <w:rFonts w:ascii="Calibri" w:hAnsi="Calibri" w:cs="Calibri"/>
          <w:noProof/>
          <w:sz w:val="20"/>
          <w:szCs w:val="20"/>
        </w:rPr>
      </w:pPr>
    </w:p>
    <w:p w14:paraId="213FC537" w14:textId="34010E79" w:rsidR="003D4A22" w:rsidRPr="000B3348" w:rsidRDefault="003D4A22" w:rsidP="00E26FD8">
      <w:pPr>
        <w:pStyle w:val="NoSpacing"/>
        <w:ind w:firstLine="708"/>
        <w:jc w:val="both"/>
        <w:rPr>
          <w:rFonts w:ascii="Calibri" w:hAnsi="Calibri" w:cs="Calibri"/>
          <w:noProof/>
          <w:sz w:val="20"/>
          <w:szCs w:val="20"/>
        </w:rPr>
      </w:pPr>
      <w:r w:rsidRPr="000B3348">
        <w:rPr>
          <w:rFonts w:ascii="Calibri" w:hAnsi="Calibri" w:cs="Calibri"/>
          <w:noProof/>
          <w:sz w:val="20"/>
          <w:szCs w:val="20"/>
        </w:rPr>
        <w:t xml:space="preserve">One of the target clinical scenarios is persistent </w:t>
      </w:r>
      <w:r w:rsidR="00D55783" w:rsidRPr="000B3348">
        <w:rPr>
          <w:rFonts w:ascii="Calibri" w:hAnsi="Calibri" w:cs="Calibri"/>
          <w:noProof/>
          <w:sz w:val="20"/>
          <w:szCs w:val="20"/>
        </w:rPr>
        <w:t xml:space="preserve">patent </w:t>
      </w:r>
      <w:r w:rsidRPr="000B3348">
        <w:rPr>
          <w:rFonts w:ascii="Calibri" w:hAnsi="Calibri" w:cs="Calibri"/>
          <w:noProof/>
          <w:sz w:val="20"/>
          <w:szCs w:val="20"/>
        </w:rPr>
        <w:t xml:space="preserve">ductus arteriosus (PDA). Bischoff et al. </w:t>
      </w:r>
      <w:r w:rsidR="004471B3" w:rsidRPr="000B3348">
        <w:rPr>
          <w:rFonts w:ascii="Calibri" w:hAnsi="Calibri" w:cs="Calibri"/>
          <w:noProof/>
          <w:sz w:val="20"/>
          <w:szCs w:val="20"/>
        </w:rPr>
        <w:fldChar w:fldCharType="begin">
          <w:fldData xml:space="preserve">PEVuZE5vdGU+PENpdGU+PEF1dGhvcj5CaXNjaG9mZjwvQXV0aG9yPjxZZWFyPjIwMjE8L1llYXI+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</w:fldData>
        </w:fldChar>
      </w:r>
      <w:r w:rsidR="00EE7490" w:rsidRPr="000B3348">
        <w:rPr>
          <w:rFonts w:ascii="Calibri" w:hAnsi="Calibri" w:cs="Calibri"/>
          <w:noProof/>
          <w:sz w:val="20"/>
          <w:szCs w:val="20"/>
        </w:rPr>
        <w:instrText xml:space="preserve"> ADDIN EN.CITE </w:instrText>
      </w:r>
      <w:r w:rsidR="00EE7490" w:rsidRPr="000B3348">
        <w:rPr>
          <w:rFonts w:ascii="Calibri" w:hAnsi="Calibri" w:cs="Calibri"/>
          <w:noProof/>
          <w:sz w:val="20"/>
          <w:szCs w:val="20"/>
        </w:rPr>
        <w:fldChar w:fldCharType="begin">
          <w:fldData xml:space="preserve">PEVuZE5vdGU+PENpdGU+PEF1dGhvcj5CaXNjaG9mZjwvQXV0aG9yPjxZZWFyPjIwMjE8L1llYXI+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</w:fldData>
        </w:fldChar>
      </w:r>
      <w:r w:rsidR="00EE7490" w:rsidRPr="000B3348">
        <w:rPr>
          <w:rFonts w:ascii="Calibri" w:hAnsi="Calibri" w:cs="Calibri"/>
          <w:noProof/>
          <w:sz w:val="20"/>
          <w:szCs w:val="20"/>
        </w:rPr>
        <w:instrText xml:space="preserve"> ADDIN EN.CITE.DATA </w:instrText>
      </w:r>
      <w:r w:rsidR="00EE7490" w:rsidRPr="000B3348">
        <w:rPr>
          <w:rFonts w:ascii="Calibri" w:hAnsi="Calibri" w:cs="Calibri"/>
          <w:noProof/>
          <w:sz w:val="20"/>
          <w:szCs w:val="20"/>
        </w:rPr>
      </w:r>
      <w:r w:rsidR="00EE7490" w:rsidRPr="000B3348">
        <w:rPr>
          <w:rFonts w:ascii="Calibri" w:hAnsi="Calibri" w:cs="Calibri"/>
          <w:noProof/>
          <w:sz w:val="20"/>
          <w:szCs w:val="20"/>
        </w:rPr>
        <w:fldChar w:fldCharType="end"/>
      </w:r>
      <w:r w:rsidR="004471B3" w:rsidRPr="000B3348">
        <w:rPr>
          <w:rFonts w:ascii="Calibri" w:hAnsi="Calibri" w:cs="Calibri"/>
          <w:noProof/>
          <w:sz w:val="20"/>
          <w:szCs w:val="20"/>
        </w:rPr>
      </w:r>
      <w:r w:rsidR="004471B3" w:rsidRPr="000B3348">
        <w:rPr>
          <w:rFonts w:ascii="Calibri" w:hAnsi="Calibri" w:cs="Calibri"/>
          <w:noProof/>
          <w:sz w:val="20"/>
          <w:szCs w:val="20"/>
        </w:rPr>
        <w:fldChar w:fldCharType="separate"/>
      </w:r>
      <w:r w:rsidR="00EE7490" w:rsidRPr="000B3348">
        <w:rPr>
          <w:rFonts w:ascii="Calibri" w:hAnsi="Calibri" w:cs="Calibri"/>
          <w:noProof/>
          <w:sz w:val="20"/>
          <w:szCs w:val="20"/>
        </w:rPr>
        <w:t>[21]</w:t>
      </w:r>
      <w:r w:rsidR="004471B3" w:rsidRPr="000B3348">
        <w:rPr>
          <w:rFonts w:ascii="Calibri" w:hAnsi="Calibri" w:cs="Calibri"/>
          <w:noProof/>
          <w:sz w:val="20"/>
          <w:szCs w:val="20"/>
        </w:rPr>
        <w:fldChar w:fldCharType="end"/>
      </w:r>
      <w:r w:rsidRPr="000B3348">
        <w:rPr>
          <w:rFonts w:ascii="Calibri" w:hAnsi="Calibri" w:cs="Calibri"/>
          <w:noProof/>
          <w:color w:val="EE0000"/>
          <w:sz w:val="20"/>
          <w:szCs w:val="20"/>
        </w:rPr>
        <w:t xml:space="preserve"> </w:t>
      </w:r>
      <w:r w:rsidRPr="000B3348">
        <w:rPr>
          <w:rFonts w:ascii="Calibri" w:hAnsi="Calibri" w:cs="Calibri"/>
          <w:noProof/>
          <w:sz w:val="20"/>
          <w:szCs w:val="20"/>
        </w:rPr>
        <w:t xml:space="preserve">provide detailed neonatal hemodynamic data, making PDA a suitable validation case. Table 3 summarizes the effects of absent, bidirectional, and significant left-to-right shunting on left ventricular output (LVO), right ventricular output (RVO), superior vena cava flow (SVCF), and the LVO/RVO ratio. EXPLAIN’s model parameters were rescaled to match the baseline premature infant physiology reported by Bischoff et al. by adjusting blood volume, unstressed volumes, elastances, and resistances proportional to weight, with minor additional tuning of arterial resistances. A bidirectional shunt (≥10% right-to-left time) was obtained by modifying pulmonary vascular resistance and elastance at a ductus diameter of 2.2 mm. A hemodynamically significant left-to-right shunt (100% left-to-right) was created by lowering pulmonary vascular resistance to achieve an LVO/RVO ratio of 1.55. Simulations used active circulatory control, a small foramen ovale, and end-expiratory conditions at −3.5 mmHg intrathoracic pressure. For a more qualitative validation of model waveform output, Doppler flow velocity target data for non-restrictive and restrictive LtR </w:t>
      </w:r>
      <w:r w:rsidR="00D55783" w:rsidRPr="000B3348">
        <w:rPr>
          <w:rFonts w:ascii="Calibri" w:hAnsi="Calibri" w:cs="Calibri"/>
          <w:noProof/>
          <w:sz w:val="20"/>
          <w:szCs w:val="20"/>
        </w:rPr>
        <w:t xml:space="preserve">transductal blood </w:t>
      </w:r>
      <w:r w:rsidRPr="000B3348">
        <w:rPr>
          <w:rFonts w:ascii="Calibri" w:hAnsi="Calibri" w:cs="Calibri"/>
          <w:noProof/>
          <w:sz w:val="20"/>
          <w:szCs w:val="20"/>
        </w:rPr>
        <w:t xml:space="preserve">flow, and for bi-directional </w:t>
      </w:r>
      <w:r w:rsidR="00D55783" w:rsidRPr="000B3348">
        <w:rPr>
          <w:rFonts w:ascii="Calibri" w:hAnsi="Calibri" w:cs="Calibri"/>
          <w:noProof/>
          <w:sz w:val="20"/>
          <w:szCs w:val="20"/>
        </w:rPr>
        <w:t xml:space="preserve">transductal blood </w:t>
      </w:r>
      <w:r w:rsidRPr="000B3348">
        <w:rPr>
          <w:rFonts w:ascii="Calibri" w:hAnsi="Calibri" w:cs="Calibri"/>
          <w:noProof/>
          <w:sz w:val="20"/>
          <w:szCs w:val="20"/>
        </w:rPr>
        <w:t xml:space="preserve">flow are obtained from van Laere et al. </w:t>
      </w:r>
      <w:r w:rsidR="004471B3" w:rsidRPr="000B3348">
        <w:rPr>
          <w:rFonts w:ascii="Calibri" w:hAnsi="Calibri" w:cs="Calibri"/>
          <w:noProof/>
          <w:sz w:val="20"/>
          <w:szCs w:val="20"/>
        </w:rPr>
        <w:fldChar w:fldCharType="begin">
          <w:fldData xml:space="preserve">PEVuZE5vdGU+PENpdGU+PEF1dGhvcj52YW4gTGFlcmU8L0F1dGhvcj48WWVhcj4yMDE4PC9ZZWFy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</w:fldData>
        </w:fldChar>
      </w:r>
      <w:r w:rsidR="00EE7490" w:rsidRPr="000B3348">
        <w:rPr>
          <w:rFonts w:ascii="Calibri" w:hAnsi="Calibri" w:cs="Calibri"/>
          <w:noProof/>
          <w:sz w:val="20"/>
          <w:szCs w:val="20"/>
        </w:rPr>
        <w:instrText xml:space="preserve"> ADDIN EN.CITE </w:instrText>
      </w:r>
      <w:r w:rsidR="00EE7490" w:rsidRPr="000B3348">
        <w:rPr>
          <w:rFonts w:ascii="Calibri" w:hAnsi="Calibri" w:cs="Calibri"/>
          <w:noProof/>
          <w:sz w:val="20"/>
          <w:szCs w:val="20"/>
        </w:rPr>
        <w:fldChar w:fldCharType="begin">
          <w:fldData xml:space="preserve">PEVuZE5vdGU+PENpdGU+PEF1dGhvcj52YW4gTGFlcmU8L0F1dGhvcj48WWVhcj4yMDE4PC9ZZWFy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</w:fldData>
        </w:fldChar>
      </w:r>
      <w:r w:rsidR="00EE7490" w:rsidRPr="000B3348">
        <w:rPr>
          <w:rFonts w:ascii="Calibri" w:hAnsi="Calibri" w:cs="Calibri"/>
          <w:noProof/>
          <w:sz w:val="20"/>
          <w:szCs w:val="20"/>
        </w:rPr>
        <w:instrText xml:space="preserve"> ADDIN EN.CITE.DATA </w:instrText>
      </w:r>
      <w:r w:rsidR="00EE7490" w:rsidRPr="000B3348">
        <w:rPr>
          <w:rFonts w:ascii="Calibri" w:hAnsi="Calibri" w:cs="Calibri"/>
          <w:noProof/>
          <w:sz w:val="20"/>
          <w:szCs w:val="20"/>
        </w:rPr>
      </w:r>
      <w:r w:rsidR="00EE7490" w:rsidRPr="000B3348">
        <w:rPr>
          <w:rFonts w:ascii="Calibri" w:hAnsi="Calibri" w:cs="Calibri"/>
          <w:noProof/>
          <w:sz w:val="20"/>
          <w:szCs w:val="20"/>
        </w:rPr>
        <w:fldChar w:fldCharType="end"/>
      </w:r>
      <w:r w:rsidR="004471B3" w:rsidRPr="000B3348">
        <w:rPr>
          <w:rFonts w:ascii="Calibri" w:hAnsi="Calibri" w:cs="Calibri"/>
          <w:noProof/>
          <w:sz w:val="20"/>
          <w:szCs w:val="20"/>
        </w:rPr>
      </w:r>
      <w:r w:rsidR="004471B3" w:rsidRPr="000B3348">
        <w:rPr>
          <w:rFonts w:ascii="Calibri" w:hAnsi="Calibri" w:cs="Calibri"/>
          <w:noProof/>
          <w:sz w:val="20"/>
          <w:szCs w:val="20"/>
        </w:rPr>
        <w:fldChar w:fldCharType="separate"/>
      </w:r>
      <w:r w:rsidR="00EE7490" w:rsidRPr="000B3348">
        <w:rPr>
          <w:rFonts w:ascii="Calibri" w:hAnsi="Calibri" w:cs="Calibri"/>
          <w:noProof/>
          <w:sz w:val="20"/>
          <w:szCs w:val="20"/>
        </w:rPr>
        <w:t>[22]</w:t>
      </w:r>
      <w:r w:rsidR="004471B3" w:rsidRPr="000B3348">
        <w:rPr>
          <w:rFonts w:ascii="Calibri" w:hAnsi="Calibri" w:cs="Calibri"/>
          <w:noProof/>
          <w:sz w:val="20"/>
          <w:szCs w:val="20"/>
        </w:rPr>
        <w:fldChar w:fldCharType="end"/>
      </w:r>
      <w:r w:rsidR="004471B3" w:rsidRPr="000B3348">
        <w:rPr>
          <w:rFonts w:ascii="Calibri" w:hAnsi="Calibri" w:cs="Calibri"/>
          <w:noProof/>
          <w:sz w:val="20"/>
          <w:szCs w:val="20"/>
        </w:rPr>
        <w:t>.</w:t>
      </w:r>
      <w:r w:rsidRPr="000B3348">
        <w:rPr>
          <w:rFonts w:ascii="Calibri" w:hAnsi="Calibri" w:cs="Calibri"/>
          <w:noProof/>
          <w:color w:val="EE0000"/>
          <w:sz w:val="20"/>
          <w:szCs w:val="20"/>
        </w:rPr>
        <w:t xml:space="preserve"> </w:t>
      </w:r>
      <w:r w:rsidRPr="000B3348">
        <w:rPr>
          <w:rFonts w:ascii="Calibri" w:hAnsi="Calibri" w:cs="Calibri"/>
          <w:noProof/>
          <w:sz w:val="20"/>
          <w:szCs w:val="20"/>
        </w:rPr>
        <w:t>Simulated instantaneous PDA flow rate f</w:t>
      </w:r>
      <w:r w:rsidR="00C24B09" w:rsidRPr="000B3348">
        <w:rPr>
          <w:rFonts w:ascii="Calibri" w:hAnsi="Calibri" w:cs="Calibri"/>
          <w:noProof/>
          <w:sz w:val="20"/>
          <w:szCs w:val="20"/>
          <w:vertAlign w:val="subscript"/>
        </w:rPr>
        <w:t>DA</w:t>
      </w:r>
      <w:r w:rsidRPr="000B3348">
        <w:rPr>
          <w:rFonts w:ascii="Calibri" w:hAnsi="Calibri" w:cs="Calibri"/>
          <w:noProof/>
          <w:sz w:val="20"/>
          <w:szCs w:val="20"/>
        </w:rPr>
        <w:t xml:space="preserve">(t) in L/s, Fig. 2, is transformed into to a Doppler flow pattern with a </w:t>
      </w:r>
      <w:bookmarkStart w:id="14" w:name="_Hlk98422646"/>
      <w:r w:rsidRPr="000B3348">
        <w:rPr>
          <w:rFonts w:ascii="Calibri" w:hAnsi="Calibri" w:cs="Calibri"/>
          <w:noProof/>
          <w:sz w:val="20"/>
          <w:szCs w:val="20"/>
        </w:rPr>
        <w:t xml:space="preserve">velocity </w:t>
      </w:r>
      <w:bookmarkStart w:id="15" w:name="_Hlk98422204"/>
      <w:r w:rsidRPr="000B3348">
        <w:rPr>
          <w:rFonts w:ascii="Calibri" w:hAnsi="Calibri" w:cs="Calibri"/>
          <w:noProof/>
          <w:sz w:val="20"/>
          <w:szCs w:val="20"/>
        </w:rPr>
        <w:t>v</w:t>
      </w:r>
      <w:r w:rsidRPr="000B3348">
        <w:rPr>
          <w:rFonts w:ascii="Calibri" w:hAnsi="Calibri" w:cs="Calibri"/>
          <w:noProof/>
          <w:sz w:val="20"/>
          <w:szCs w:val="20"/>
          <w:vertAlign w:val="subscript"/>
        </w:rPr>
        <w:t>DA</w:t>
      </w:r>
      <w:r w:rsidRPr="000B3348">
        <w:rPr>
          <w:rFonts w:ascii="Calibri" w:hAnsi="Calibri" w:cs="Calibri"/>
          <w:noProof/>
          <w:sz w:val="20"/>
          <w:szCs w:val="20"/>
        </w:rPr>
        <w:t>(t) in m/s, averaged over the ductus velocity profile:</w:t>
      </w:r>
    </w:p>
    <w:p w14:paraId="267DA107" w14:textId="77777777" w:rsidR="003D4A22" w:rsidRPr="000B3348" w:rsidRDefault="003D4A22" w:rsidP="00E26FD8">
      <w:pPr>
        <w:pStyle w:val="NoSpacing"/>
        <w:ind w:firstLine="708"/>
        <w:jc w:val="both"/>
        <w:rPr>
          <w:rFonts w:ascii="Calibri" w:hAnsi="Calibri" w:cs="Calibri"/>
          <w:noProof/>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15"/>
        <w:gridCol w:w="1147"/>
      </w:tblGrid>
      <w:tr w:rsidR="003D4A22" w:rsidRPr="000B3348" w14:paraId="689B029D" w14:textId="77777777" w:rsidTr="00AC73F9">
        <w:tc>
          <w:tcPr>
            <w:tcW w:w="7915" w:type="dxa"/>
          </w:tcPr>
          <w:p w14:paraId="3C975F69" w14:textId="14DF0D93" w:rsidR="003D4A22" w:rsidRPr="000B3348" w:rsidRDefault="00000000" w:rsidP="00E26FD8">
            <w:pPr>
              <w:pStyle w:val="NoSpacing"/>
              <w:jc w:val="both"/>
              <w:rPr>
                <w:rFonts w:ascii="Calibri" w:hAnsi="Calibri" w:cs="Calibri"/>
                <w:noProof/>
                <w:sz w:val="20"/>
                <w:szCs w:val="20"/>
                <w:lang w:val="en-US"/>
              </w:rPr>
            </w:pPr>
            <m:oMathPara>
              <m:oMath>
                <m:sSub>
                  <m:sSubPr>
                    <m:ctrlPr>
                      <w:rPr>
                        <w:rFonts w:ascii="Cambria Math" w:hAnsi="Cambria Math" w:cs="Calibri"/>
                        <w:i/>
                        <w:noProof/>
                        <w:sz w:val="20"/>
                        <w:szCs w:val="20"/>
                        <w:lang w:val="en-US"/>
                      </w:rPr>
                    </m:ctrlPr>
                  </m:sSubPr>
                  <m:e>
                    <m:r>
                      <w:rPr>
                        <w:rFonts w:ascii="Cambria Math" w:hAnsi="Cambria Math" w:cs="Calibri"/>
                        <w:noProof/>
                        <w:sz w:val="20"/>
                        <w:szCs w:val="20"/>
                        <w:lang w:val="en-US"/>
                      </w:rPr>
                      <m:t>v</m:t>
                    </m:r>
                  </m:e>
                  <m:sub>
                    <m:r>
                      <w:rPr>
                        <w:rFonts w:ascii="Cambria Math" w:hAnsi="Cambria Math" w:cs="Calibri"/>
                        <w:noProof/>
                        <w:sz w:val="20"/>
                        <w:szCs w:val="20"/>
                        <w:lang w:val="en-US"/>
                      </w:rPr>
                      <m:t>DA</m:t>
                    </m:r>
                  </m:sub>
                </m:sSub>
                <m:d>
                  <m:dPr>
                    <m:ctrlPr>
                      <w:rPr>
                        <w:rFonts w:ascii="Cambria Math" w:hAnsi="Cambria Math" w:cs="Calibri"/>
                        <w:i/>
                        <w:noProof/>
                        <w:sz w:val="20"/>
                        <w:szCs w:val="20"/>
                        <w:lang w:val="en-US"/>
                      </w:rPr>
                    </m:ctrlPr>
                  </m:dPr>
                  <m:e>
                    <m:r>
                      <w:rPr>
                        <w:rFonts w:ascii="Cambria Math" w:hAnsi="Cambria Math" w:cs="Calibri"/>
                        <w:noProof/>
                        <w:sz w:val="20"/>
                        <w:szCs w:val="20"/>
                        <w:lang w:val="en-US"/>
                      </w:rPr>
                      <m:t>t</m:t>
                    </m:r>
                  </m:e>
                </m:d>
                <m:r>
                  <w:rPr>
                    <w:rFonts w:ascii="Cambria Math" w:hAnsi="Cambria Math" w:cs="Calibri"/>
                    <w:noProof/>
                    <w:sz w:val="20"/>
                    <w:szCs w:val="20"/>
                    <w:lang w:val="en-US"/>
                  </w:rPr>
                  <m:t>=1000</m:t>
                </m:r>
                <m:f>
                  <m:fPr>
                    <m:ctrlPr>
                      <w:rPr>
                        <w:rFonts w:ascii="Cambria Math" w:hAnsi="Cambria Math" w:cs="Calibri"/>
                        <w:i/>
                        <w:noProof/>
                        <w:sz w:val="20"/>
                        <w:szCs w:val="20"/>
                        <w:lang w:val="en-US"/>
                      </w:rPr>
                    </m:ctrlPr>
                  </m:fPr>
                  <m:num>
                    <m:sSub>
                      <m:sSubPr>
                        <m:ctrlPr>
                          <w:rPr>
                            <w:rFonts w:ascii="Cambria Math" w:hAnsi="Cambria Math" w:cs="Calibri"/>
                            <w:i/>
                            <w:noProof/>
                            <w:sz w:val="20"/>
                            <w:szCs w:val="20"/>
                            <w:lang w:val="en-US"/>
                          </w:rPr>
                        </m:ctrlPr>
                      </m:sSubPr>
                      <m:e>
                        <m:r>
                          <w:rPr>
                            <w:rFonts w:ascii="Cambria Math" w:hAnsi="Cambria Math" w:cs="Calibri"/>
                            <w:noProof/>
                            <w:sz w:val="20"/>
                            <w:szCs w:val="20"/>
                            <w:lang w:val="en-US"/>
                          </w:rPr>
                          <m:t>f</m:t>
                        </m:r>
                      </m:e>
                      <m:sub>
                        <m:r>
                          <w:rPr>
                            <w:rFonts w:ascii="Cambria Math" w:hAnsi="Cambria Math" w:cs="Calibri"/>
                            <w:noProof/>
                            <w:sz w:val="20"/>
                            <w:szCs w:val="20"/>
                            <w:lang w:val="en-US"/>
                          </w:rPr>
                          <m:t>DA</m:t>
                        </m:r>
                      </m:sub>
                    </m:sSub>
                    <m:r>
                      <w:rPr>
                        <w:rFonts w:ascii="Cambria Math" w:hAnsi="Cambria Math" w:cs="Calibri"/>
                        <w:noProof/>
                        <w:sz w:val="20"/>
                        <w:szCs w:val="20"/>
                        <w:lang w:val="en-US"/>
                      </w:rPr>
                      <m:t>(t)</m:t>
                    </m:r>
                  </m:num>
                  <m:den>
                    <m:r>
                      <w:rPr>
                        <w:rFonts w:ascii="Cambria Math" w:hAnsi="Cambria Math" w:cs="Calibri"/>
                        <w:noProof/>
                        <w:sz w:val="20"/>
                        <w:szCs w:val="20"/>
                        <w:lang w:val="en-US"/>
                      </w:rPr>
                      <m:t>π</m:t>
                    </m:r>
                    <m:sSup>
                      <m:sSupPr>
                        <m:ctrlPr>
                          <w:rPr>
                            <w:rFonts w:ascii="Cambria Math" w:hAnsi="Cambria Math" w:cs="Calibri"/>
                            <w:i/>
                            <w:noProof/>
                            <w:sz w:val="20"/>
                            <w:szCs w:val="20"/>
                            <w:lang w:val="en-US"/>
                          </w:rPr>
                        </m:ctrlPr>
                      </m:sSupPr>
                      <m:e>
                        <m:d>
                          <m:dPr>
                            <m:ctrlPr>
                              <w:rPr>
                                <w:rFonts w:ascii="Cambria Math" w:hAnsi="Cambria Math" w:cs="Calibri"/>
                                <w:i/>
                                <w:noProof/>
                                <w:sz w:val="20"/>
                                <w:szCs w:val="20"/>
                                <w:lang w:val="en-US"/>
                              </w:rPr>
                            </m:ctrlPr>
                          </m:dPr>
                          <m:e>
                            <m:f>
                              <m:fPr>
                                <m:type m:val="lin"/>
                                <m:ctrlPr>
                                  <w:rPr>
                                    <w:rFonts w:ascii="Cambria Math" w:hAnsi="Cambria Math" w:cs="Calibri"/>
                                    <w:i/>
                                    <w:noProof/>
                                    <w:sz w:val="20"/>
                                    <w:szCs w:val="20"/>
                                    <w:lang w:val="en-US"/>
                                  </w:rPr>
                                </m:ctrlPr>
                              </m:fPr>
                              <m:num>
                                <m:sSub>
                                  <m:sSubPr>
                                    <m:ctrlPr>
                                      <w:rPr>
                                        <w:rFonts w:ascii="Cambria Math" w:hAnsi="Cambria Math" w:cs="Calibri"/>
                                        <w:i/>
                                        <w:noProof/>
                                        <w:sz w:val="20"/>
                                        <w:szCs w:val="20"/>
                                        <w:lang w:val="en-US"/>
                                      </w:rPr>
                                    </m:ctrlPr>
                                  </m:sSubPr>
                                  <m:e>
                                    <m:r>
                                      <w:rPr>
                                        <w:rFonts w:ascii="Cambria Math" w:hAnsi="Cambria Math" w:cs="Calibri"/>
                                        <w:noProof/>
                                        <w:sz w:val="20"/>
                                        <w:szCs w:val="20"/>
                                        <w:lang w:val="en-US"/>
                                      </w:rPr>
                                      <m:t>D</m:t>
                                    </m:r>
                                  </m:e>
                                  <m:sub>
                                    <m:r>
                                      <w:rPr>
                                        <w:rFonts w:ascii="Cambria Math" w:hAnsi="Cambria Math" w:cs="Calibri"/>
                                        <w:noProof/>
                                        <w:sz w:val="20"/>
                                        <w:szCs w:val="20"/>
                                        <w:lang w:val="en-US"/>
                                      </w:rPr>
                                      <m:t>PDA</m:t>
                                    </m:r>
                                  </m:sub>
                                </m:sSub>
                              </m:num>
                              <m:den>
                                <m:r>
                                  <w:rPr>
                                    <w:rFonts w:ascii="Cambria Math" w:hAnsi="Cambria Math" w:cs="Calibri"/>
                                    <w:noProof/>
                                    <w:sz w:val="20"/>
                                    <w:szCs w:val="20"/>
                                    <w:lang w:val="en-US"/>
                                  </w:rPr>
                                  <m:t>2</m:t>
                                </m:r>
                              </m:den>
                            </m:f>
                          </m:e>
                        </m:d>
                      </m:e>
                      <m:sup>
                        <m:r>
                          <w:rPr>
                            <w:rFonts w:ascii="Cambria Math" w:hAnsi="Cambria Math" w:cs="Calibri"/>
                            <w:noProof/>
                            <w:sz w:val="20"/>
                            <w:szCs w:val="20"/>
                            <w:lang w:val="en-US"/>
                          </w:rPr>
                          <m:t>2</m:t>
                        </m:r>
                      </m:sup>
                    </m:sSup>
                  </m:den>
                </m:f>
              </m:oMath>
            </m:oMathPara>
          </w:p>
        </w:tc>
        <w:tc>
          <w:tcPr>
            <w:tcW w:w="1147" w:type="dxa"/>
          </w:tcPr>
          <w:p w14:paraId="16341F21" w14:textId="7CE26F74" w:rsidR="003D4A22" w:rsidRPr="000B3348" w:rsidRDefault="003D4A22" w:rsidP="005F5013">
            <w:pPr>
              <w:pStyle w:val="NoSpacing"/>
              <w:jc w:val="right"/>
              <w:rPr>
                <w:rFonts w:ascii="Calibri" w:hAnsi="Calibri" w:cs="Calibri"/>
                <w:noProof/>
                <w:sz w:val="20"/>
                <w:szCs w:val="20"/>
                <w:lang w:val="en-US"/>
              </w:rPr>
            </w:pPr>
            <w:r w:rsidRPr="000B3348">
              <w:rPr>
                <w:rFonts w:ascii="Calibri" w:hAnsi="Calibri" w:cs="Calibri"/>
                <w:noProof/>
                <w:sz w:val="20"/>
                <w:szCs w:val="20"/>
                <w:lang w:val="en-US"/>
              </w:rPr>
              <w:t>Eq.</w:t>
            </w:r>
            <w:r w:rsidR="005F5013">
              <w:rPr>
                <w:rFonts w:ascii="Calibri" w:hAnsi="Calibri" w:cs="Calibri"/>
                <w:noProof/>
                <w:sz w:val="20"/>
                <w:szCs w:val="20"/>
                <w:lang w:val="en-US"/>
              </w:rPr>
              <w:t xml:space="preserve"> 12</w:t>
            </w:r>
          </w:p>
        </w:tc>
      </w:tr>
    </w:tbl>
    <w:p w14:paraId="1DC021C5" w14:textId="77777777" w:rsidR="003D4A22" w:rsidRPr="000B3348" w:rsidRDefault="003D4A22" w:rsidP="00E26FD8">
      <w:pPr>
        <w:pStyle w:val="NoSpacing"/>
        <w:ind w:firstLine="708"/>
        <w:jc w:val="both"/>
        <w:rPr>
          <w:rFonts w:ascii="Calibri" w:hAnsi="Calibri" w:cs="Calibri"/>
          <w:noProof/>
          <w:sz w:val="20"/>
          <w:szCs w:val="20"/>
        </w:rPr>
      </w:pPr>
    </w:p>
    <w:p w14:paraId="6EDC4925" w14:textId="77777777" w:rsidR="003D4A22" w:rsidRPr="000B3348" w:rsidRDefault="003D4A22" w:rsidP="00E26FD8">
      <w:pPr>
        <w:pStyle w:val="NoSpacing"/>
        <w:jc w:val="both"/>
        <w:rPr>
          <w:rFonts w:ascii="Calibri" w:hAnsi="Calibri" w:cs="Calibri"/>
          <w:noProof/>
          <w:sz w:val="20"/>
          <w:szCs w:val="20"/>
        </w:rPr>
      </w:pPr>
      <w:bookmarkStart w:id="16" w:name="_Hlk87868666"/>
      <w:bookmarkStart w:id="17" w:name="_Hlk87970432"/>
      <w:bookmarkEnd w:id="14"/>
      <w:bookmarkEnd w:id="15"/>
    </w:p>
    <w:tbl>
      <w:tblPr>
        <w:tblStyle w:val="TableGrid"/>
        <w:tblW w:w="0" w:type="auto"/>
        <w:tblLook w:val="04A0" w:firstRow="1" w:lastRow="0" w:firstColumn="1" w:lastColumn="0" w:noHBand="0" w:noVBand="1"/>
      </w:tblPr>
      <w:tblGrid>
        <w:gridCol w:w="1075"/>
        <w:gridCol w:w="1775"/>
        <w:gridCol w:w="1443"/>
        <w:gridCol w:w="1431"/>
        <w:gridCol w:w="980"/>
        <w:gridCol w:w="1471"/>
        <w:gridCol w:w="887"/>
      </w:tblGrid>
      <w:tr w:rsidR="003D4A22" w:rsidRPr="000B3348" w14:paraId="3C31839B" w14:textId="77777777" w:rsidTr="005E3F4F">
        <w:trPr>
          <w:trHeight w:val="436"/>
        </w:trPr>
        <w:tc>
          <w:tcPr>
            <w:tcW w:w="1075" w:type="dxa"/>
            <w:vAlign w:val="center"/>
          </w:tcPr>
          <w:p w14:paraId="13EF14B1" w14:textId="77777777" w:rsidR="003D4A22" w:rsidRPr="000B3348" w:rsidRDefault="003D4A22" w:rsidP="00E26FD8">
            <w:pPr>
              <w:pStyle w:val="NoSpacing"/>
              <w:spacing w:before="0"/>
              <w:jc w:val="both"/>
              <w:rPr>
                <w:rFonts w:ascii="Calibri" w:hAnsi="Calibri" w:cs="Calibri"/>
                <w:b/>
                <w:bCs/>
                <w:noProof/>
                <w:sz w:val="20"/>
                <w:szCs w:val="20"/>
                <w:lang w:val="en-US"/>
              </w:rPr>
            </w:pPr>
          </w:p>
        </w:tc>
        <w:tc>
          <w:tcPr>
            <w:tcW w:w="4649" w:type="dxa"/>
            <w:gridSpan w:val="3"/>
            <w:vAlign w:val="center"/>
          </w:tcPr>
          <w:p w14:paraId="1337CBAA" w14:textId="6783C3D5" w:rsidR="003F3886" w:rsidRPr="000B3348" w:rsidRDefault="003D4A22" w:rsidP="00E26FD8">
            <w:pPr>
              <w:pStyle w:val="NoSpacing"/>
              <w:spacing w:before="0"/>
              <w:jc w:val="both"/>
              <w:rPr>
                <w:rFonts w:ascii="Calibri" w:hAnsi="Calibri" w:cs="Calibri"/>
                <w:b/>
                <w:bCs/>
                <w:noProof/>
                <w:sz w:val="20"/>
                <w:szCs w:val="20"/>
                <w:lang w:val="en-US"/>
              </w:rPr>
            </w:pPr>
            <w:r w:rsidRPr="000B3348">
              <w:rPr>
                <w:rFonts w:ascii="Calibri" w:hAnsi="Calibri" w:cs="Calibri"/>
                <w:b/>
                <w:bCs/>
                <w:noProof/>
                <w:sz w:val="20"/>
                <w:szCs w:val="20"/>
                <w:lang w:val="en-US"/>
              </w:rPr>
              <w:t>Target data</w:t>
            </w:r>
          </w:p>
        </w:tc>
        <w:tc>
          <w:tcPr>
            <w:tcW w:w="3338" w:type="dxa"/>
            <w:gridSpan w:val="3"/>
            <w:vAlign w:val="center"/>
          </w:tcPr>
          <w:p w14:paraId="63407E13" w14:textId="77777777" w:rsidR="003D4A22" w:rsidRPr="000B3348" w:rsidRDefault="003D4A22" w:rsidP="00E26FD8">
            <w:pPr>
              <w:pStyle w:val="NoSpacing"/>
              <w:spacing w:before="0"/>
              <w:jc w:val="both"/>
              <w:rPr>
                <w:rFonts w:ascii="Calibri" w:hAnsi="Calibri" w:cs="Calibri"/>
                <w:b/>
                <w:bCs/>
                <w:noProof/>
                <w:sz w:val="20"/>
                <w:szCs w:val="20"/>
                <w:lang w:val="en-US"/>
              </w:rPr>
            </w:pPr>
            <w:r w:rsidRPr="000B3348">
              <w:rPr>
                <w:rFonts w:ascii="Calibri" w:hAnsi="Calibri" w:cs="Calibri"/>
                <w:b/>
                <w:bCs/>
                <w:noProof/>
                <w:sz w:val="20"/>
                <w:szCs w:val="20"/>
                <w:lang w:val="en-US"/>
              </w:rPr>
              <w:t>Simulation results</w:t>
            </w:r>
          </w:p>
        </w:tc>
      </w:tr>
      <w:tr w:rsidR="003D4A22" w:rsidRPr="000B3348" w14:paraId="08A6CFD2" w14:textId="77777777" w:rsidTr="005E3F4F">
        <w:tc>
          <w:tcPr>
            <w:tcW w:w="1075" w:type="dxa"/>
            <w:vAlign w:val="center"/>
          </w:tcPr>
          <w:p w14:paraId="5292AFF1" w14:textId="77777777" w:rsidR="003D4A22" w:rsidRPr="000B3348" w:rsidRDefault="003D4A22" w:rsidP="00E26FD8">
            <w:pPr>
              <w:pStyle w:val="NoSpacing"/>
              <w:spacing w:before="0"/>
              <w:jc w:val="both"/>
              <w:rPr>
                <w:rFonts w:ascii="Calibri" w:hAnsi="Calibri" w:cs="Calibri"/>
                <w:noProof/>
                <w:sz w:val="20"/>
                <w:szCs w:val="20"/>
                <w:lang w:val="en-US"/>
              </w:rPr>
            </w:pPr>
          </w:p>
        </w:tc>
        <w:tc>
          <w:tcPr>
            <w:tcW w:w="1775" w:type="dxa"/>
            <w:vAlign w:val="center"/>
          </w:tcPr>
          <w:p w14:paraId="744C74B6" w14:textId="5A38255C" w:rsidR="003D4A22" w:rsidRPr="000B3348" w:rsidRDefault="003D4A22" w:rsidP="00E26FD8">
            <w:pPr>
              <w:pStyle w:val="NoSpacing"/>
              <w:spacing w:before="0"/>
              <w:jc w:val="both"/>
              <w:rPr>
                <w:rFonts w:ascii="Calibri" w:hAnsi="Calibri" w:cs="Calibri"/>
                <w:b/>
                <w:bCs/>
                <w:noProof/>
                <w:sz w:val="20"/>
                <w:szCs w:val="20"/>
                <w:lang w:val="en-US"/>
              </w:rPr>
            </w:pPr>
            <w:r w:rsidRPr="000B3348">
              <w:rPr>
                <w:rFonts w:ascii="Calibri" w:hAnsi="Calibri" w:cs="Calibri"/>
                <w:b/>
                <w:bCs/>
                <w:noProof/>
                <w:sz w:val="20"/>
                <w:szCs w:val="20"/>
                <w:lang w:val="en-US"/>
              </w:rPr>
              <w:t>no PDA</w:t>
            </w:r>
          </w:p>
        </w:tc>
        <w:tc>
          <w:tcPr>
            <w:tcW w:w="1443" w:type="dxa"/>
            <w:vAlign w:val="center"/>
          </w:tcPr>
          <w:p w14:paraId="3CE42A56" w14:textId="7E52F067" w:rsidR="003D4A22" w:rsidRPr="000B3348" w:rsidRDefault="003D4A22" w:rsidP="00E26FD8">
            <w:pPr>
              <w:pStyle w:val="NoSpacing"/>
              <w:spacing w:before="0"/>
              <w:jc w:val="both"/>
              <w:rPr>
                <w:rFonts w:ascii="Calibri" w:hAnsi="Calibri" w:cs="Calibri"/>
                <w:b/>
                <w:bCs/>
                <w:noProof/>
                <w:sz w:val="20"/>
                <w:szCs w:val="20"/>
                <w:lang w:val="en-US"/>
              </w:rPr>
            </w:pPr>
            <w:r w:rsidRPr="000B3348">
              <w:rPr>
                <w:rFonts w:ascii="Calibri" w:hAnsi="Calibri" w:cs="Calibri"/>
                <w:b/>
                <w:bCs/>
                <w:noProof/>
                <w:sz w:val="20"/>
                <w:szCs w:val="20"/>
                <w:lang w:val="en-US"/>
              </w:rPr>
              <w:t>b</w:t>
            </w:r>
            <w:r w:rsidR="003F3886" w:rsidRPr="000B3348">
              <w:rPr>
                <w:rFonts w:ascii="Calibri" w:hAnsi="Calibri" w:cs="Calibri"/>
                <w:b/>
                <w:bCs/>
                <w:noProof/>
                <w:sz w:val="20"/>
                <w:szCs w:val="20"/>
                <w:lang w:val="en-US"/>
              </w:rPr>
              <w:t>i</w:t>
            </w:r>
            <w:r w:rsidRPr="000B3348">
              <w:rPr>
                <w:rFonts w:ascii="Calibri" w:hAnsi="Calibri" w:cs="Calibri"/>
                <w:b/>
                <w:bCs/>
                <w:noProof/>
                <w:sz w:val="20"/>
                <w:szCs w:val="20"/>
                <w:lang w:val="en-US"/>
              </w:rPr>
              <w:t>-directional</w:t>
            </w:r>
            <w:r w:rsidR="00571C56" w:rsidRPr="000B3348">
              <w:rPr>
                <w:rFonts w:ascii="Calibri" w:hAnsi="Calibri" w:cs="Calibri"/>
                <w:b/>
                <w:bCs/>
                <w:noProof/>
                <w:sz w:val="20"/>
                <w:szCs w:val="20"/>
                <w:lang w:val="en-US"/>
              </w:rPr>
              <w:t xml:space="preserve"> </w:t>
            </w:r>
            <w:r w:rsidRPr="000B3348">
              <w:rPr>
                <w:rFonts w:ascii="Calibri" w:hAnsi="Calibri" w:cs="Calibri"/>
                <w:b/>
                <w:bCs/>
                <w:noProof/>
                <w:sz w:val="20"/>
                <w:szCs w:val="20"/>
                <w:lang w:val="en-US"/>
              </w:rPr>
              <w:t>shunt</w:t>
            </w:r>
          </w:p>
        </w:tc>
        <w:tc>
          <w:tcPr>
            <w:tcW w:w="1431" w:type="dxa"/>
            <w:vAlign w:val="center"/>
          </w:tcPr>
          <w:p w14:paraId="18390933" w14:textId="77777777" w:rsidR="003D4A22" w:rsidRPr="000B3348" w:rsidRDefault="003D4A22" w:rsidP="00E26FD8">
            <w:pPr>
              <w:pStyle w:val="NoSpacing"/>
              <w:spacing w:before="0"/>
              <w:jc w:val="both"/>
              <w:rPr>
                <w:rFonts w:ascii="Calibri" w:hAnsi="Calibri" w:cs="Calibri"/>
                <w:b/>
                <w:bCs/>
                <w:noProof/>
                <w:sz w:val="20"/>
                <w:szCs w:val="20"/>
                <w:lang w:val="en-US"/>
              </w:rPr>
            </w:pPr>
            <w:r w:rsidRPr="000B3348">
              <w:rPr>
                <w:rFonts w:ascii="Calibri" w:hAnsi="Calibri" w:cs="Calibri"/>
                <w:b/>
                <w:bCs/>
                <w:noProof/>
                <w:sz w:val="20"/>
                <w:szCs w:val="20"/>
                <w:lang w:val="en-US"/>
              </w:rPr>
              <w:t>PDA</w:t>
            </w:r>
          </w:p>
        </w:tc>
        <w:tc>
          <w:tcPr>
            <w:tcW w:w="980" w:type="dxa"/>
            <w:vAlign w:val="center"/>
          </w:tcPr>
          <w:p w14:paraId="5F22A8D7" w14:textId="77777777" w:rsidR="003D4A22" w:rsidRPr="000B3348" w:rsidRDefault="003D4A22" w:rsidP="00E26FD8">
            <w:pPr>
              <w:pStyle w:val="NoSpacing"/>
              <w:spacing w:before="0"/>
              <w:jc w:val="both"/>
              <w:rPr>
                <w:rFonts w:ascii="Calibri" w:hAnsi="Calibri" w:cs="Calibri"/>
                <w:b/>
                <w:bCs/>
                <w:noProof/>
                <w:sz w:val="20"/>
                <w:szCs w:val="20"/>
                <w:lang w:val="en-US"/>
              </w:rPr>
            </w:pPr>
            <w:r w:rsidRPr="000B3348">
              <w:rPr>
                <w:rFonts w:ascii="Calibri" w:hAnsi="Calibri" w:cs="Calibri"/>
                <w:b/>
                <w:bCs/>
                <w:noProof/>
                <w:sz w:val="20"/>
                <w:szCs w:val="20"/>
                <w:lang w:val="en-US"/>
              </w:rPr>
              <w:t>no PDA</w:t>
            </w:r>
          </w:p>
        </w:tc>
        <w:tc>
          <w:tcPr>
            <w:tcW w:w="1471" w:type="dxa"/>
            <w:vAlign w:val="center"/>
          </w:tcPr>
          <w:p w14:paraId="4E1FEA62" w14:textId="4D769B7F" w:rsidR="003D4A22" w:rsidRPr="000B3348" w:rsidRDefault="003D4A22" w:rsidP="00E26FD8">
            <w:pPr>
              <w:pStyle w:val="NoSpacing"/>
              <w:spacing w:before="0"/>
              <w:jc w:val="both"/>
              <w:rPr>
                <w:rFonts w:ascii="Calibri" w:hAnsi="Calibri" w:cs="Calibri"/>
                <w:b/>
                <w:bCs/>
                <w:noProof/>
                <w:sz w:val="20"/>
                <w:szCs w:val="20"/>
                <w:lang w:val="en-US"/>
              </w:rPr>
            </w:pPr>
            <w:r w:rsidRPr="000B3348">
              <w:rPr>
                <w:rFonts w:ascii="Calibri" w:hAnsi="Calibri" w:cs="Calibri"/>
                <w:b/>
                <w:bCs/>
                <w:noProof/>
                <w:sz w:val="20"/>
                <w:szCs w:val="20"/>
                <w:lang w:val="en-US"/>
              </w:rPr>
              <w:t>bi-directional</w:t>
            </w:r>
            <w:r w:rsidR="00571C56" w:rsidRPr="000B3348">
              <w:rPr>
                <w:rFonts w:ascii="Calibri" w:hAnsi="Calibri" w:cs="Calibri"/>
                <w:b/>
                <w:bCs/>
                <w:noProof/>
                <w:sz w:val="20"/>
                <w:szCs w:val="20"/>
                <w:lang w:val="en-US"/>
              </w:rPr>
              <w:t xml:space="preserve"> </w:t>
            </w:r>
            <w:r w:rsidRPr="000B3348">
              <w:rPr>
                <w:rFonts w:ascii="Calibri" w:hAnsi="Calibri" w:cs="Calibri"/>
                <w:b/>
                <w:bCs/>
                <w:noProof/>
                <w:sz w:val="20"/>
                <w:szCs w:val="20"/>
                <w:lang w:val="en-US"/>
              </w:rPr>
              <w:t>shunt</w:t>
            </w:r>
          </w:p>
        </w:tc>
        <w:tc>
          <w:tcPr>
            <w:tcW w:w="887" w:type="dxa"/>
            <w:vAlign w:val="center"/>
          </w:tcPr>
          <w:p w14:paraId="396F94A8" w14:textId="77777777" w:rsidR="003D4A22" w:rsidRPr="000B3348" w:rsidRDefault="003D4A22" w:rsidP="00E26FD8">
            <w:pPr>
              <w:pStyle w:val="NoSpacing"/>
              <w:spacing w:before="0"/>
              <w:jc w:val="both"/>
              <w:rPr>
                <w:rFonts w:ascii="Calibri" w:hAnsi="Calibri" w:cs="Calibri"/>
                <w:b/>
                <w:bCs/>
                <w:noProof/>
                <w:sz w:val="20"/>
                <w:szCs w:val="20"/>
                <w:lang w:val="en-US"/>
              </w:rPr>
            </w:pPr>
            <w:r w:rsidRPr="000B3348">
              <w:rPr>
                <w:rFonts w:ascii="Calibri" w:hAnsi="Calibri" w:cs="Calibri"/>
                <w:b/>
                <w:bCs/>
                <w:noProof/>
                <w:sz w:val="20"/>
                <w:szCs w:val="20"/>
                <w:lang w:val="en-US"/>
              </w:rPr>
              <w:t>PDA</w:t>
            </w:r>
          </w:p>
        </w:tc>
      </w:tr>
      <w:tr w:rsidR="003D4A22" w:rsidRPr="000B3348" w14:paraId="5D79079B" w14:textId="77777777" w:rsidTr="005E3F4F">
        <w:tc>
          <w:tcPr>
            <w:tcW w:w="1075" w:type="dxa"/>
            <w:vAlign w:val="center"/>
          </w:tcPr>
          <w:p w14:paraId="027F5627" w14:textId="77777777" w:rsidR="003D4A22" w:rsidRPr="000B3348" w:rsidRDefault="003D4A22" w:rsidP="00E26FD8">
            <w:pPr>
              <w:pStyle w:val="NoSpacing"/>
              <w:spacing w:before="0"/>
              <w:jc w:val="both"/>
              <w:rPr>
                <w:rFonts w:ascii="Calibri" w:hAnsi="Calibri" w:cs="Calibri"/>
                <w:b/>
                <w:bCs/>
                <w:noProof/>
                <w:sz w:val="20"/>
                <w:szCs w:val="20"/>
                <w:lang w:val="en-US"/>
              </w:rPr>
            </w:pPr>
            <w:r w:rsidRPr="000B3348">
              <w:rPr>
                <w:rFonts w:ascii="Calibri" w:hAnsi="Calibri" w:cs="Calibri"/>
                <w:b/>
                <w:bCs/>
                <w:noProof/>
                <w:sz w:val="20"/>
                <w:szCs w:val="20"/>
                <w:lang w:val="en-US"/>
              </w:rPr>
              <w:t>LVO</w:t>
            </w:r>
          </w:p>
        </w:tc>
        <w:tc>
          <w:tcPr>
            <w:tcW w:w="1775" w:type="dxa"/>
            <w:vAlign w:val="center"/>
          </w:tcPr>
          <w:p w14:paraId="6A18C5BF"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169.7 +/- 43.7</w:t>
            </w:r>
          </w:p>
        </w:tc>
        <w:tc>
          <w:tcPr>
            <w:tcW w:w="1443" w:type="dxa"/>
            <w:vAlign w:val="center"/>
          </w:tcPr>
          <w:p w14:paraId="53671757"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140.4 +/- 30.3</w:t>
            </w:r>
          </w:p>
        </w:tc>
        <w:tc>
          <w:tcPr>
            <w:tcW w:w="1431" w:type="dxa"/>
            <w:vAlign w:val="center"/>
          </w:tcPr>
          <w:p w14:paraId="34F7451D" w14:textId="77777777" w:rsidR="003D4A22" w:rsidRPr="000B3348" w:rsidRDefault="003D4A22" w:rsidP="00E26FD8">
            <w:pPr>
              <w:pStyle w:val="NoSpacing"/>
              <w:spacing w:before="0"/>
              <w:jc w:val="both"/>
              <w:rPr>
                <w:rFonts w:ascii="Calibri" w:hAnsi="Calibri" w:cs="Calibri"/>
                <w:noProof/>
                <w:sz w:val="20"/>
                <w:szCs w:val="20"/>
                <w:highlight w:val="green"/>
                <w:lang w:val="en-US"/>
              </w:rPr>
            </w:pPr>
            <w:r w:rsidRPr="000B3348">
              <w:rPr>
                <w:rFonts w:ascii="Calibri" w:hAnsi="Calibri" w:cs="Calibri"/>
                <w:noProof/>
                <w:sz w:val="20"/>
                <w:szCs w:val="20"/>
                <w:lang w:val="en-US"/>
              </w:rPr>
              <w:t>250.1 +/- 45.7</w:t>
            </w:r>
          </w:p>
        </w:tc>
        <w:tc>
          <w:tcPr>
            <w:tcW w:w="980" w:type="dxa"/>
            <w:vAlign w:val="center"/>
          </w:tcPr>
          <w:p w14:paraId="0D234194"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179</w:t>
            </w:r>
          </w:p>
        </w:tc>
        <w:tc>
          <w:tcPr>
            <w:tcW w:w="1471" w:type="dxa"/>
            <w:vAlign w:val="center"/>
          </w:tcPr>
          <w:p w14:paraId="1C978EA7" w14:textId="5A18D38D"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1</w:t>
            </w:r>
            <w:r w:rsidR="00CF6D51" w:rsidRPr="000B3348">
              <w:rPr>
                <w:rFonts w:ascii="Calibri" w:hAnsi="Calibri" w:cs="Calibri"/>
                <w:noProof/>
                <w:sz w:val="20"/>
                <w:szCs w:val="20"/>
                <w:lang w:val="en-US"/>
              </w:rPr>
              <w:t>5</w:t>
            </w:r>
            <w:r w:rsidRPr="000B3348">
              <w:rPr>
                <w:rFonts w:ascii="Calibri" w:hAnsi="Calibri" w:cs="Calibri"/>
                <w:noProof/>
                <w:sz w:val="20"/>
                <w:szCs w:val="20"/>
                <w:lang w:val="en-US"/>
              </w:rPr>
              <w:t>7</w:t>
            </w:r>
          </w:p>
        </w:tc>
        <w:tc>
          <w:tcPr>
            <w:tcW w:w="887" w:type="dxa"/>
            <w:vAlign w:val="center"/>
          </w:tcPr>
          <w:p w14:paraId="7D4865DF"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261</w:t>
            </w:r>
          </w:p>
        </w:tc>
      </w:tr>
      <w:tr w:rsidR="003D4A22" w:rsidRPr="000B3348" w14:paraId="335810B0" w14:textId="77777777" w:rsidTr="005E3F4F">
        <w:tc>
          <w:tcPr>
            <w:tcW w:w="1075" w:type="dxa"/>
            <w:vAlign w:val="center"/>
          </w:tcPr>
          <w:p w14:paraId="0725BF39" w14:textId="77777777" w:rsidR="003D4A22" w:rsidRPr="000B3348" w:rsidRDefault="003D4A22" w:rsidP="00E26FD8">
            <w:pPr>
              <w:pStyle w:val="NoSpacing"/>
              <w:spacing w:before="0"/>
              <w:jc w:val="both"/>
              <w:rPr>
                <w:rFonts w:ascii="Calibri" w:hAnsi="Calibri" w:cs="Calibri"/>
                <w:b/>
                <w:bCs/>
                <w:noProof/>
                <w:sz w:val="20"/>
                <w:szCs w:val="20"/>
                <w:lang w:val="en-US"/>
              </w:rPr>
            </w:pPr>
            <w:r w:rsidRPr="000B3348">
              <w:rPr>
                <w:rFonts w:ascii="Calibri" w:hAnsi="Calibri" w:cs="Calibri"/>
                <w:b/>
                <w:bCs/>
                <w:noProof/>
                <w:sz w:val="20"/>
                <w:szCs w:val="20"/>
                <w:lang w:val="en-US"/>
              </w:rPr>
              <w:t>RVO</w:t>
            </w:r>
          </w:p>
        </w:tc>
        <w:tc>
          <w:tcPr>
            <w:tcW w:w="1775" w:type="dxa"/>
            <w:vAlign w:val="center"/>
          </w:tcPr>
          <w:p w14:paraId="4E258F20"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170.3 +/- 39.1</w:t>
            </w:r>
          </w:p>
        </w:tc>
        <w:tc>
          <w:tcPr>
            <w:tcW w:w="1443" w:type="dxa"/>
            <w:vAlign w:val="center"/>
          </w:tcPr>
          <w:p w14:paraId="11F098EB"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120.5 +/- 42.2</w:t>
            </w:r>
          </w:p>
        </w:tc>
        <w:tc>
          <w:tcPr>
            <w:tcW w:w="1431" w:type="dxa"/>
            <w:vAlign w:val="center"/>
          </w:tcPr>
          <w:p w14:paraId="56271E20" w14:textId="77777777" w:rsidR="003D4A22" w:rsidRPr="000B3348" w:rsidRDefault="003D4A22" w:rsidP="00E26FD8">
            <w:pPr>
              <w:pStyle w:val="NoSpacing"/>
              <w:spacing w:before="0"/>
              <w:jc w:val="both"/>
              <w:rPr>
                <w:rFonts w:ascii="Calibri" w:hAnsi="Calibri" w:cs="Calibri"/>
                <w:noProof/>
                <w:sz w:val="20"/>
                <w:szCs w:val="20"/>
                <w:highlight w:val="green"/>
                <w:lang w:val="en-US"/>
              </w:rPr>
            </w:pPr>
            <w:r w:rsidRPr="000B3348">
              <w:rPr>
                <w:rFonts w:ascii="Calibri" w:hAnsi="Calibri" w:cs="Calibri"/>
                <w:noProof/>
                <w:sz w:val="20"/>
                <w:szCs w:val="20"/>
                <w:lang w:val="en-US"/>
              </w:rPr>
              <w:t>161.1 +/- 37</w:t>
            </w:r>
          </w:p>
        </w:tc>
        <w:tc>
          <w:tcPr>
            <w:tcW w:w="980" w:type="dxa"/>
            <w:vAlign w:val="center"/>
          </w:tcPr>
          <w:p w14:paraId="35BB98A7"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179</w:t>
            </w:r>
          </w:p>
        </w:tc>
        <w:tc>
          <w:tcPr>
            <w:tcW w:w="1471" w:type="dxa"/>
            <w:vAlign w:val="center"/>
          </w:tcPr>
          <w:p w14:paraId="78DC0F23" w14:textId="07416E0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1</w:t>
            </w:r>
            <w:r w:rsidR="00CF6D51" w:rsidRPr="000B3348">
              <w:rPr>
                <w:rFonts w:ascii="Calibri" w:hAnsi="Calibri" w:cs="Calibri"/>
                <w:noProof/>
                <w:sz w:val="20"/>
                <w:szCs w:val="20"/>
                <w:lang w:val="en-US"/>
              </w:rPr>
              <w:t>38</w:t>
            </w:r>
          </w:p>
        </w:tc>
        <w:tc>
          <w:tcPr>
            <w:tcW w:w="887" w:type="dxa"/>
            <w:vAlign w:val="center"/>
          </w:tcPr>
          <w:p w14:paraId="2D3DB511"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154</w:t>
            </w:r>
          </w:p>
        </w:tc>
      </w:tr>
      <w:tr w:rsidR="003D4A22" w:rsidRPr="000B3348" w14:paraId="49A72E30" w14:textId="77777777" w:rsidTr="005E3F4F">
        <w:tc>
          <w:tcPr>
            <w:tcW w:w="1075" w:type="dxa"/>
            <w:vAlign w:val="center"/>
          </w:tcPr>
          <w:p w14:paraId="5484FCAA" w14:textId="77777777" w:rsidR="003D4A22" w:rsidRPr="000B3348" w:rsidRDefault="003D4A22" w:rsidP="00E26FD8">
            <w:pPr>
              <w:pStyle w:val="NoSpacing"/>
              <w:spacing w:before="0"/>
              <w:jc w:val="both"/>
              <w:rPr>
                <w:rFonts w:ascii="Calibri" w:hAnsi="Calibri" w:cs="Calibri"/>
                <w:b/>
                <w:bCs/>
                <w:noProof/>
                <w:sz w:val="20"/>
                <w:szCs w:val="20"/>
                <w:lang w:val="en-US"/>
              </w:rPr>
            </w:pPr>
            <w:r w:rsidRPr="000B3348">
              <w:rPr>
                <w:rFonts w:ascii="Calibri" w:hAnsi="Calibri" w:cs="Calibri"/>
                <w:b/>
                <w:bCs/>
                <w:noProof/>
                <w:sz w:val="20"/>
                <w:szCs w:val="20"/>
                <w:lang w:val="en-US"/>
              </w:rPr>
              <w:t>LVO/RVO</w:t>
            </w:r>
          </w:p>
        </w:tc>
        <w:tc>
          <w:tcPr>
            <w:tcW w:w="1775" w:type="dxa"/>
            <w:vAlign w:val="center"/>
          </w:tcPr>
          <w:p w14:paraId="0CDDDF9A"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0.996</w:t>
            </w:r>
          </w:p>
        </w:tc>
        <w:tc>
          <w:tcPr>
            <w:tcW w:w="1443" w:type="dxa"/>
            <w:vAlign w:val="center"/>
          </w:tcPr>
          <w:p w14:paraId="36D7C241"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1.165</w:t>
            </w:r>
          </w:p>
        </w:tc>
        <w:tc>
          <w:tcPr>
            <w:tcW w:w="1431" w:type="dxa"/>
            <w:vAlign w:val="center"/>
          </w:tcPr>
          <w:p w14:paraId="0E441102" w14:textId="77777777" w:rsidR="003D4A22" w:rsidRPr="000B3348" w:rsidRDefault="003D4A22" w:rsidP="00E26FD8">
            <w:pPr>
              <w:pStyle w:val="NoSpacing"/>
              <w:spacing w:before="0"/>
              <w:jc w:val="both"/>
              <w:rPr>
                <w:rFonts w:ascii="Calibri" w:hAnsi="Calibri" w:cs="Calibri"/>
                <w:noProof/>
                <w:sz w:val="20"/>
                <w:szCs w:val="20"/>
                <w:highlight w:val="green"/>
                <w:lang w:val="en-US"/>
              </w:rPr>
            </w:pPr>
            <w:r w:rsidRPr="000B3348">
              <w:rPr>
                <w:rFonts w:ascii="Calibri" w:hAnsi="Calibri" w:cs="Calibri"/>
                <w:noProof/>
                <w:sz w:val="20"/>
                <w:szCs w:val="20"/>
                <w:lang w:val="en-US"/>
              </w:rPr>
              <w:t>1.552</w:t>
            </w:r>
          </w:p>
        </w:tc>
        <w:tc>
          <w:tcPr>
            <w:tcW w:w="980" w:type="dxa"/>
            <w:vAlign w:val="center"/>
          </w:tcPr>
          <w:p w14:paraId="644D2196"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1.0</w:t>
            </w:r>
          </w:p>
        </w:tc>
        <w:tc>
          <w:tcPr>
            <w:tcW w:w="1471" w:type="dxa"/>
            <w:vAlign w:val="center"/>
          </w:tcPr>
          <w:p w14:paraId="7E0E699B" w14:textId="0E10193F"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1.1</w:t>
            </w:r>
            <w:r w:rsidR="00CF6D51" w:rsidRPr="000B3348">
              <w:rPr>
                <w:rFonts w:ascii="Calibri" w:hAnsi="Calibri" w:cs="Calibri"/>
                <w:noProof/>
                <w:sz w:val="20"/>
                <w:szCs w:val="20"/>
                <w:lang w:val="en-US"/>
              </w:rPr>
              <w:t>4</w:t>
            </w:r>
          </w:p>
        </w:tc>
        <w:tc>
          <w:tcPr>
            <w:tcW w:w="887" w:type="dxa"/>
            <w:vAlign w:val="center"/>
          </w:tcPr>
          <w:p w14:paraId="09F651A7"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1.57</w:t>
            </w:r>
          </w:p>
        </w:tc>
      </w:tr>
      <w:tr w:rsidR="003D4A22" w:rsidRPr="000B3348" w14:paraId="522AFBB0" w14:textId="77777777" w:rsidTr="005E3F4F">
        <w:tc>
          <w:tcPr>
            <w:tcW w:w="1075" w:type="dxa"/>
            <w:vAlign w:val="center"/>
          </w:tcPr>
          <w:p w14:paraId="2DA3BBF5" w14:textId="77777777" w:rsidR="003D4A22" w:rsidRPr="000B3348" w:rsidRDefault="003D4A22" w:rsidP="00E26FD8">
            <w:pPr>
              <w:pStyle w:val="NoSpacing"/>
              <w:spacing w:before="0"/>
              <w:jc w:val="both"/>
              <w:rPr>
                <w:rFonts w:ascii="Calibri" w:hAnsi="Calibri" w:cs="Calibri"/>
                <w:b/>
                <w:bCs/>
                <w:noProof/>
                <w:sz w:val="20"/>
                <w:szCs w:val="20"/>
                <w:lang w:val="en-US"/>
              </w:rPr>
            </w:pPr>
            <w:r w:rsidRPr="000B3348">
              <w:rPr>
                <w:rFonts w:ascii="Calibri" w:hAnsi="Calibri" w:cs="Calibri"/>
                <w:b/>
                <w:bCs/>
                <w:noProof/>
                <w:sz w:val="20"/>
                <w:szCs w:val="20"/>
                <w:lang w:val="en-US"/>
              </w:rPr>
              <w:t>SVCF</w:t>
            </w:r>
          </w:p>
        </w:tc>
        <w:tc>
          <w:tcPr>
            <w:tcW w:w="1775" w:type="dxa"/>
            <w:vAlign w:val="center"/>
          </w:tcPr>
          <w:p w14:paraId="7D6E7BA5"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73.4 +/- 29.4</w:t>
            </w:r>
          </w:p>
        </w:tc>
        <w:tc>
          <w:tcPr>
            <w:tcW w:w="1443" w:type="dxa"/>
            <w:vAlign w:val="center"/>
          </w:tcPr>
          <w:p w14:paraId="128A5A63"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69.7 +/- 24.7</w:t>
            </w:r>
          </w:p>
        </w:tc>
        <w:tc>
          <w:tcPr>
            <w:tcW w:w="1431" w:type="dxa"/>
            <w:vAlign w:val="center"/>
          </w:tcPr>
          <w:p w14:paraId="60BA3B97" w14:textId="77777777" w:rsidR="003D4A22" w:rsidRPr="000B3348" w:rsidRDefault="003D4A22" w:rsidP="00E26FD8">
            <w:pPr>
              <w:pStyle w:val="NoSpacing"/>
              <w:spacing w:before="0"/>
              <w:jc w:val="both"/>
              <w:rPr>
                <w:rFonts w:ascii="Calibri" w:hAnsi="Calibri" w:cs="Calibri"/>
                <w:noProof/>
                <w:sz w:val="20"/>
                <w:szCs w:val="20"/>
                <w:highlight w:val="green"/>
                <w:lang w:val="en-US"/>
              </w:rPr>
            </w:pPr>
            <w:r w:rsidRPr="000B3348">
              <w:rPr>
                <w:rFonts w:ascii="Calibri" w:hAnsi="Calibri" w:cs="Calibri"/>
                <w:noProof/>
                <w:sz w:val="20"/>
                <w:szCs w:val="20"/>
                <w:lang w:val="en-US"/>
              </w:rPr>
              <w:t>65 ± 35.1</w:t>
            </w:r>
          </w:p>
        </w:tc>
        <w:tc>
          <w:tcPr>
            <w:tcW w:w="980" w:type="dxa"/>
            <w:vAlign w:val="center"/>
          </w:tcPr>
          <w:p w14:paraId="638CEF76"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74</w:t>
            </w:r>
          </w:p>
        </w:tc>
        <w:tc>
          <w:tcPr>
            <w:tcW w:w="1471" w:type="dxa"/>
            <w:vAlign w:val="center"/>
          </w:tcPr>
          <w:p w14:paraId="30CB7961"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69</w:t>
            </w:r>
          </w:p>
        </w:tc>
        <w:tc>
          <w:tcPr>
            <w:tcW w:w="887" w:type="dxa"/>
            <w:vAlign w:val="center"/>
          </w:tcPr>
          <w:p w14:paraId="08FC4D37"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64.5</w:t>
            </w:r>
          </w:p>
        </w:tc>
      </w:tr>
      <w:tr w:rsidR="003D4A22" w:rsidRPr="000B3348" w14:paraId="61FE6581" w14:textId="77777777" w:rsidTr="005E3F4F">
        <w:tc>
          <w:tcPr>
            <w:tcW w:w="1075" w:type="dxa"/>
            <w:vAlign w:val="center"/>
          </w:tcPr>
          <w:p w14:paraId="56067E6E" w14:textId="77777777" w:rsidR="003D4A22" w:rsidRPr="000B3348" w:rsidRDefault="003D4A22" w:rsidP="00E26FD8">
            <w:pPr>
              <w:pStyle w:val="NoSpacing"/>
              <w:spacing w:before="0"/>
              <w:jc w:val="both"/>
              <w:rPr>
                <w:rFonts w:ascii="Calibri" w:hAnsi="Calibri" w:cs="Calibri"/>
                <w:noProof/>
                <w:sz w:val="20"/>
                <w:szCs w:val="20"/>
                <w:lang w:val="en-US"/>
              </w:rPr>
            </w:pPr>
          </w:p>
        </w:tc>
        <w:tc>
          <w:tcPr>
            <w:tcW w:w="1775" w:type="dxa"/>
            <w:vAlign w:val="center"/>
          </w:tcPr>
          <w:p w14:paraId="522D2697" w14:textId="77777777" w:rsidR="003D4A22" w:rsidRPr="000B3348" w:rsidRDefault="003D4A22" w:rsidP="00E26FD8">
            <w:pPr>
              <w:pStyle w:val="NoSpacing"/>
              <w:spacing w:before="0"/>
              <w:jc w:val="both"/>
              <w:rPr>
                <w:rFonts w:ascii="Calibri" w:hAnsi="Calibri" w:cs="Calibri"/>
                <w:noProof/>
                <w:sz w:val="20"/>
                <w:szCs w:val="20"/>
                <w:lang w:val="en-US"/>
              </w:rPr>
            </w:pPr>
          </w:p>
        </w:tc>
        <w:tc>
          <w:tcPr>
            <w:tcW w:w="1443" w:type="dxa"/>
            <w:vAlign w:val="center"/>
          </w:tcPr>
          <w:p w14:paraId="292E4686" w14:textId="77777777" w:rsidR="003D4A22" w:rsidRPr="000B3348" w:rsidRDefault="003D4A22" w:rsidP="00E26FD8">
            <w:pPr>
              <w:pStyle w:val="NoSpacing"/>
              <w:spacing w:before="0"/>
              <w:jc w:val="both"/>
              <w:rPr>
                <w:rFonts w:ascii="Calibri" w:hAnsi="Calibri" w:cs="Calibri"/>
                <w:noProof/>
                <w:sz w:val="20"/>
                <w:szCs w:val="20"/>
                <w:lang w:val="en-US"/>
              </w:rPr>
            </w:pPr>
          </w:p>
        </w:tc>
        <w:tc>
          <w:tcPr>
            <w:tcW w:w="1431" w:type="dxa"/>
            <w:vAlign w:val="center"/>
          </w:tcPr>
          <w:p w14:paraId="6F544A15" w14:textId="77777777" w:rsidR="003D4A22" w:rsidRPr="000B3348" w:rsidRDefault="003D4A22" w:rsidP="00E26FD8">
            <w:pPr>
              <w:pStyle w:val="NoSpacing"/>
              <w:spacing w:before="0"/>
              <w:jc w:val="both"/>
              <w:rPr>
                <w:rFonts w:ascii="Calibri" w:hAnsi="Calibri" w:cs="Calibri"/>
                <w:noProof/>
                <w:sz w:val="20"/>
                <w:szCs w:val="20"/>
                <w:lang w:val="en-US"/>
              </w:rPr>
            </w:pPr>
          </w:p>
        </w:tc>
        <w:tc>
          <w:tcPr>
            <w:tcW w:w="980" w:type="dxa"/>
            <w:vAlign w:val="center"/>
          </w:tcPr>
          <w:p w14:paraId="0FAB0BCE" w14:textId="77777777" w:rsidR="003D4A22" w:rsidRPr="000B3348" w:rsidRDefault="003D4A22" w:rsidP="00E26FD8">
            <w:pPr>
              <w:pStyle w:val="NoSpacing"/>
              <w:spacing w:before="0"/>
              <w:jc w:val="both"/>
              <w:rPr>
                <w:rFonts w:ascii="Calibri" w:hAnsi="Calibri" w:cs="Calibri"/>
                <w:noProof/>
                <w:sz w:val="20"/>
                <w:szCs w:val="20"/>
                <w:lang w:val="en-US"/>
              </w:rPr>
            </w:pPr>
          </w:p>
        </w:tc>
        <w:tc>
          <w:tcPr>
            <w:tcW w:w="1471" w:type="dxa"/>
            <w:vAlign w:val="center"/>
          </w:tcPr>
          <w:p w14:paraId="2FF0A133" w14:textId="77777777" w:rsidR="003D4A22" w:rsidRPr="000B3348" w:rsidRDefault="003D4A22" w:rsidP="00E26FD8">
            <w:pPr>
              <w:pStyle w:val="NoSpacing"/>
              <w:spacing w:before="0"/>
              <w:jc w:val="both"/>
              <w:rPr>
                <w:rFonts w:ascii="Calibri" w:hAnsi="Calibri" w:cs="Calibri"/>
                <w:noProof/>
                <w:sz w:val="20"/>
                <w:szCs w:val="20"/>
                <w:lang w:val="en-US"/>
              </w:rPr>
            </w:pPr>
          </w:p>
        </w:tc>
        <w:tc>
          <w:tcPr>
            <w:tcW w:w="887" w:type="dxa"/>
            <w:vAlign w:val="center"/>
          </w:tcPr>
          <w:p w14:paraId="3D64E051" w14:textId="77777777" w:rsidR="003D4A22" w:rsidRPr="000B3348" w:rsidRDefault="003D4A22" w:rsidP="00E26FD8">
            <w:pPr>
              <w:pStyle w:val="NoSpacing"/>
              <w:spacing w:before="0"/>
              <w:jc w:val="both"/>
              <w:rPr>
                <w:rFonts w:ascii="Calibri" w:hAnsi="Calibri" w:cs="Calibri"/>
                <w:noProof/>
                <w:sz w:val="20"/>
                <w:szCs w:val="20"/>
                <w:lang w:val="en-US"/>
              </w:rPr>
            </w:pPr>
          </w:p>
        </w:tc>
      </w:tr>
      <w:tr w:rsidR="003D4A22" w:rsidRPr="000B3348" w14:paraId="04F036C1" w14:textId="77777777" w:rsidTr="005E3F4F">
        <w:tc>
          <w:tcPr>
            <w:tcW w:w="1075" w:type="dxa"/>
            <w:vAlign w:val="center"/>
          </w:tcPr>
          <w:p w14:paraId="7788FD25"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b/>
                <w:bCs/>
                <w:noProof/>
                <w:sz w:val="20"/>
                <w:szCs w:val="20"/>
                <w:lang w:val="en-US"/>
              </w:rPr>
              <w:t>f</w:t>
            </w:r>
            <w:r w:rsidRPr="000B3348">
              <w:rPr>
                <w:rFonts w:ascii="Calibri" w:hAnsi="Calibri" w:cs="Calibri"/>
                <w:b/>
                <w:bCs/>
                <w:noProof/>
                <w:sz w:val="20"/>
                <w:szCs w:val="20"/>
                <w:vertAlign w:val="subscript"/>
                <w:lang w:val="en-US"/>
              </w:rPr>
              <w:t>LVO</w:t>
            </w:r>
          </w:p>
        </w:tc>
        <w:tc>
          <w:tcPr>
            <w:tcW w:w="1775" w:type="dxa"/>
            <w:vAlign w:val="center"/>
          </w:tcPr>
          <w:p w14:paraId="5D647B3C"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1</w:t>
            </w:r>
          </w:p>
        </w:tc>
        <w:tc>
          <w:tcPr>
            <w:tcW w:w="1443" w:type="dxa"/>
            <w:vAlign w:val="center"/>
          </w:tcPr>
          <w:p w14:paraId="72D8A44E"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0.83</w:t>
            </w:r>
          </w:p>
        </w:tc>
        <w:tc>
          <w:tcPr>
            <w:tcW w:w="1431" w:type="dxa"/>
            <w:vAlign w:val="center"/>
          </w:tcPr>
          <w:p w14:paraId="7C2439AC"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1.47</w:t>
            </w:r>
          </w:p>
        </w:tc>
        <w:tc>
          <w:tcPr>
            <w:tcW w:w="980" w:type="dxa"/>
            <w:vAlign w:val="center"/>
          </w:tcPr>
          <w:p w14:paraId="14C5668F"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1</w:t>
            </w:r>
          </w:p>
        </w:tc>
        <w:tc>
          <w:tcPr>
            <w:tcW w:w="1471" w:type="dxa"/>
            <w:vAlign w:val="center"/>
          </w:tcPr>
          <w:p w14:paraId="73FC4527" w14:textId="73F9178A" w:rsidR="003D4A22" w:rsidRPr="000B3348" w:rsidRDefault="00CF6D51"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0.88</w:t>
            </w:r>
          </w:p>
        </w:tc>
        <w:tc>
          <w:tcPr>
            <w:tcW w:w="887" w:type="dxa"/>
            <w:vAlign w:val="center"/>
          </w:tcPr>
          <w:p w14:paraId="2FF5D4C4"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1.39</w:t>
            </w:r>
          </w:p>
        </w:tc>
      </w:tr>
      <w:tr w:rsidR="003D4A22" w:rsidRPr="000B3348" w14:paraId="4BFA0953" w14:textId="77777777" w:rsidTr="005E3F4F">
        <w:tc>
          <w:tcPr>
            <w:tcW w:w="1075" w:type="dxa"/>
            <w:vAlign w:val="center"/>
          </w:tcPr>
          <w:p w14:paraId="0E712B89"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b/>
                <w:bCs/>
                <w:noProof/>
                <w:sz w:val="20"/>
                <w:szCs w:val="20"/>
                <w:lang w:val="en-US"/>
              </w:rPr>
              <w:t>f</w:t>
            </w:r>
            <w:r w:rsidRPr="000B3348">
              <w:rPr>
                <w:rFonts w:ascii="Calibri" w:hAnsi="Calibri" w:cs="Calibri"/>
                <w:b/>
                <w:bCs/>
                <w:noProof/>
                <w:sz w:val="20"/>
                <w:szCs w:val="20"/>
                <w:vertAlign w:val="subscript"/>
                <w:lang w:val="en-US"/>
              </w:rPr>
              <w:t>RVO</w:t>
            </w:r>
          </w:p>
        </w:tc>
        <w:tc>
          <w:tcPr>
            <w:tcW w:w="1775" w:type="dxa"/>
            <w:vAlign w:val="center"/>
          </w:tcPr>
          <w:p w14:paraId="269FDAB2"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1</w:t>
            </w:r>
          </w:p>
        </w:tc>
        <w:tc>
          <w:tcPr>
            <w:tcW w:w="1443" w:type="dxa"/>
            <w:vAlign w:val="center"/>
          </w:tcPr>
          <w:p w14:paraId="5D95B3C8"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0.71</w:t>
            </w:r>
          </w:p>
        </w:tc>
        <w:tc>
          <w:tcPr>
            <w:tcW w:w="1431" w:type="dxa"/>
            <w:vAlign w:val="center"/>
          </w:tcPr>
          <w:p w14:paraId="531EE6AF"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0.95</w:t>
            </w:r>
          </w:p>
        </w:tc>
        <w:tc>
          <w:tcPr>
            <w:tcW w:w="980" w:type="dxa"/>
            <w:vAlign w:val="center"/>
          </w:tcPr>
          <w:p w14:paraId="6384980C"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1</w:t>
            </w:r>
          </w:p>
        </w:tc>
        <w:tc>
          <w:tcPr>
            <w:tcW w:w="1471" w:type="dxa"/>
            <w:vAlign w:val="center"/>
          </w:tcPr>
          <w:p w14:paraId="70C9E158" w14:textId="5A02F8C7" w:rsidR="003D4A22" w:rsidRPr="000B3348" w:rsidRDefault="00CF6D51"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0.77</w:t>
            </w:r>
          </w:p>
        </w:tc>
        <w:tc>
          <w:tcPr>
            <w:tcW w:w="887" w:type="dxa"/>
            <w:vAlign w:val="center"/>
          </w:tcPr>
          <w:p w14:paraId="0BD6D6C5"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0.88</w:t>
            </w:r>
          </w:p>
        </w:tc>
      </w:tr>
      <w:tr w:rsidR="003D4A22" w:rsidRPr="000B3348" w14:paraId="0F1150E3" w14:textId="77777777" w:rsidTr="005E3F4F">
        <w:tc>
          <w:tcPr>
            <w:tcW w:w="1075" w:type="dxa"/>
            <w:vAlign w:val="center"/>
          </w:tcPr>
          <w:p w14:paraId="5244931D"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b/>
                <w:bCs/>
                <w:noProof/>
                <w:sz w:val="20"/>
                <w:szCs w:val="20"/>
                <w:lang w:val="en-US"/>
              </w:rPr>
              <w:t>f</w:t>
            </w:r>
            <w:r w:rsidRPr="000B3348">
              <w:rPr>
                <w:rFonts w:ascii="Calibri" w:hAnsi="Calibri" w:cs="Calibri"/>
                <w:b/>
                <w:bCs/>
                <w:noProof/>
                <w:sz w:val="20"/>
                <w:szCs w:val="20"/>
                <w:vertAlign w:val="subscript"/>
                <w:lang w:val="en-US"/>
              </w:rPr>
              <w:t>LVO/RVO</w:t>
            </w:r>
          </w:p>
        </w:tc>
        <w:tc>
          <w:tcPr>
            <w:tcW w:w="1775" w:type="dxa"/>
            <w:vAlign w:val="center"/>
          </w:tcPr>
          <w:p w14:paraId="2BCC90D5"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1</w:t>
            </w:r>
          </w:p>
        </w:tc>
        <w:tc>
          <w:tcPr>
            <w:tcW w:w="1443" w:type="dxa"/>
            <w:vAlign w:val="center"/>
          </w:tcPr>
          <w:p w14:paraId="61DD184A"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1.17</w:t>
            </w:r>
          </w:p>
        </w:tc>
        <w:tc>
          <w:tcPr>
            <w:tcW w:w="1431" w:type="dxa"/>
            <w:vAlign w:val="center"/>
          </w:tcPr>
          <w:p w14:paraId="79F9B1B6"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1.56</w:t>
            </w:r>
          </w:p>
        </w:tc>
        <w:tc>
          <w:tcPr>
            <w:tcW w:w="980" w:type="dxa"/>
            <w:vAlign w:val="center"/>
          </w:tcPr>
          <w:p w14:paraId="7B23835B"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1</w:t>
            </w:r>
          </w:p>
        </w:tc>
        <w:tc>
          <w:tcPr>
            <w:tcW w:w="1471" w:type="dxa"/>
            <w:vAlign w:val="center"/>
          </w:tcPr>
          <w:p w14:paraId="1C733E03" w14:textId="3F89AE12" w:rsidR="003D4A22" w:rsidRPr="000B3348" w:rsidRDefault="00CF6D51"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1.14</w:t>
            </w:r>
          </w:p>
        </w:tc>
        <w:tc>
          <w:tcPr>
            <w:tcW w:w="887" w:type="dxa"/>
            <w:vAlign w:val="center"/>
          </w:tcPr>
          <w:p w14:paraId="0C1EA7A0"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1.57</w:t>
            </w:r>
          </w:p>
        </w:tc>
      </w:tr>
      <w:tr w:rsidR="003D4A22" w:rsidRPr="000B3348" w14:paraId="30DEF82D" w14:textId="77777777" w:rsidTr="005E3F4F">
        <w:tc>
          <w:tcPr>
            <w:tcW w:w="1075" w:type="dxa"/>
            <w:vAlign w:val="center"/>
          </w:tcPr>
          <w:p w14:paraId="2658CAF1"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b/>
                <w:bCs/>
                <w:noProof/>
                <w:sz w:val="20"/>
                <w:szCs w:val="20"/>
                <w:lang w:val="en-US"/>
              </w:rPr>
              <w:t>f</w:t>
            </w:r>
            <w:r w:rsidRPr="000B3348">
              <w:rPr>
                <w:rFonts w:ascii="Calibri" w:hAnsi="Calibri" w:cs="Calibri"/>
                <w:b/>
                <w:bCs/>
                <w:noProof/>
                <w:sz w:val="20"/>
                <w:szCs w:val="20"/>
                <w:vertAlign w:val="subscript"/>
                <w:lang w:val="en-US"/>
              </w:rPr>
              <w:t>SVCF</w:t>
            </w:r>
          </w:p>
        </w:tc>
        <w:tc>
          <w:tcPr>
            <w:tcW w:w="1775" w:type="dxa"/>
            <w:vAlign w:val="center"/>
          </w:tcPr>
          <w:p w14:paraId="376E350D"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1</w:t>
            </w:r>
          </w:p>
        </w:tc>
        <w:tc>
          <w:tcPr>
            <w:tcW w:w="1443" w:type="dxa"/>
            <w:vAlign w:val="center"/>
          </w:tcPr>
          <w:p w14:paraId="19F601BA"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0.95</w:t>
            </w:r>
          </w:p>
        </w:tc>
        <w:tc>
          <w:tcPr>
            <w:tcW w:w="1431" w:type="dxa"/>
            <w:vAlign w:val="center"/>
          </w:tcPr>
          <w:p w14:paraId="0DACF36C"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0.89</w:t>
            </w:r>
          </w:p>
        </w:tc>
        <w:tc>
          <w:tcPr>
            <w:tcW w:w="980" w:type="dxa"/>
            <w:vAlign w:val="center"/>
          </w:tcPr>
          <w:p w14:paraId="3F032836"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1</w:t>
            </w:r>
          </w:p>
        </w:tc>
        <w:tc>
          <w:tcPr>
            <w:tcW w:w="1471" w:type="dxa"/>
            <w:vAlign w:val="center"/>
          </w:tcPr>
          <w:p w14:paraId="772A7F5F" w14:textId="31AD0DE4" w:rsidR="003D4A22" w:rsidRPr="000B3348" w:rsidRDefault="00CF6D51"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0.93</w:t>
            </w:r>
          </w:p>
        </w:tc>
        <w:tc>
          <w:tcPr>
            <w:tcW w:w="887" w:type="dxa"/>
            <w:vAlign w:val="center"/>
          </w:tcPr>
          <w:p w14:paraId="346564F6" w14:textId="77777777" w:rsidR="003D4A22" w:rsidRPr="000B3348" w:rsidRDefault="003D4A22" w:rsidP="00E26FD8">
            <w:pPr>
              <w:pStyle w:val="NoSpacing"/>
              <w:spacing w:before="0"/>
              <w:jc w:val="both"/>
              <w:rPr>
                <w:rFonts w:ascii="Calibri" w:hAnsi="Calibri" w:cs="Calibri"/>
                <w:noProof/>
                <w:sz w:val="20"/>
                <w:szCs w:val="20"/>
                <w:lang w:val="en-US"/>
              </w:rPr>
            </w:pPr>
            <w:r w:rsidRPr="000B3348">
              <w:rPr>
                <w:rFonts w:ascii="Calibri" w:hAnsi="Calibri" w:cs="Calibri"/>
                <w:noProof/>
                <w:sz w:val="20"/>
                <w:szCs w:val="20"/>
                <w:lang w:val="en-US"/>
              </w:rPr>
              <w:t>0.89</w:t>
            </w:r>
          </w:p>
        </w:tc>
      </w:tr>
    </w:tbl>
    <w:p w14:paraId="74E3A2C6" w14:textId="7A765EB0" w:rsidR="003D4A22" w:rsidRPr="000B3348" w:rsidRDefault="003D4A22" w:rsidP="00E26FD8">
      <w:pPr>
        <w:pStyle w:val="NoSpacing"/>
        <w:jc w:val="both"/>
        <w:rPr>
          <w:rFonts w:ascii="Calibri" w:hAnsi="Calibri" w:cs="Calibri"/>
          <w:noProof/>
          <w:sz w:val="16"/>
          <w:szCs w:val="16"/>
        </w:rPr>
      </w:pPr>
      <w:r w:rsidRPr="000B3348">
        <w:rPr>
          <w:rFonts w:ascii="Calibri" w:hAnsi="Calibri" w:cs="Calibri"/>
          <w:b/>
          <w:bCs/>
          <w:noProof/>
          <w:sz w:val="16"/>
          <w:szCs w:val="16"/>
        </w:rPr>
        <w:t>Table 3.</w:t>
      </w:r>
      <w:r w:rsidRPr="000B3348">
        <w:rPr>
          <w:rFonts w:ascii="Calibri" w:hAnsi="Calibri" w:cs="Calibri"/>
          <w:noProof/>
          <w:sz w:val="16"/>
          <w:szCs w:val="16"/>
        </w:rPr>
        <w:t xml:space="preserve"> Target data from Bischoff et al.</w:t>
      </w:r>
      <w:r w:rsidR="004471B3" w:rsidRPr="000B3348">
        <w:rPr>
          <w:rFonts w:ascii="Calibri" w:hAnsi="Calibri" w:cs="Calibri"/>
          <w:noProof/>
          <w:sz w:val="16"/>
          <w:szCs w:val="16"/>
        </w:rPr>
        <w:t xml:space="preserve"> </w:t>
      </w:r>
      <w:r w:rsidR="004471B3" w:rsidRPr="000B3348">
        <w:rPr>
          <w:rFonts w:ascii="Calibri" w:hAnsi="Calibri" w:cs="Calibri"/>
          <w:noProof/>
          <w:sz w:val="16"/>
          <w:szCs w:val="16"/>
        </w:rPr>
        <w:fldChar w:fldCharType="begin">
          <w:fldData xml:space="preserve">PEVuZE5vdGU+PENpdGU+PEF1dGhvcj5CaXNjaG9mZjwvQXV0aG9yPjxZZWFyPjIwMjE8L1llYXI+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</w:fldData>
        </w:fldChar>
      </w:r>
      <w:r w:rsidR="00EE7490" w:rsidRPr="000B3348">
        <w:rPr>
          <w:rFonts w:ascii="Calibri" w:hAnsi="Calibri" w:cs="Calibri"/>
          <w:noProof/>
          <w:sz w:val="16"/>
          <w:szCs w:val="16"/>
        </w:rPr>
        <w:instrText xml:space="preserve"> ADDIN EN.CITE </w:instrText>
      </w:r>
      <w:r w:rsidR="00EE7490" w:rsidRPr="000B3348">
        <w:rPr>
          <w:rFonts w:ascii="Calibri" w:hAnsi="Calibri" w:cs="Calibri"/>
          <w:noProof/>
          <w:sz w:val="16"/>
          <w:szCs w:val="16"/>
        </w:rPr>
        <w:fldChar w:fldCharType="begin">
          <w:fldData xml:space="preserve">PEVuZE5vdGU+PENpdGU+PEF1dGhvcj5CaXNjaG9mZjwvQXV0aG9yPjxZZWFyPjIwMjE8L1llYXI+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</w:fldData>
        </w:fldChar>
      </w:r>
      <w:r w:rsidR="00EE7490" w:rsidRPr="000B3348">
        <w:rPr>
          <w:rFonts w:ascii="Calibri" w:hAnsi="Calibri" w:cs="Calibri"/>
          <w:noProof/>
          <w:sz w:val="16"/>
          <w:szCs w:val="16"/>
        </w:rPr>
        <w:instrText xml:space="preserve"> ADDIN EN.CITE.DATA </w:instrText>
      </w:r>
      <w:r w:rsidR="00EE7490" w:rsidRPr="000B3348">
        <w:rPr>
          <w:rFonts w:ascii="Calibri" w:hAnsi="Calibri" w:cs="Calibri"/>
          <w:noProof/>
          <w:sz w:val="16"/>
          <w:szCs w:val="16"/>
        </w:rPr>
      </w:r>
      <w:r w:rsidR="00EE7490" w:rsidRPr="000B3348">
        <w:rPr>
          <w:rFonts w:ascii="Calibri" w:hAnsi="Calibri" w:cs="Calibri"/>
          <w:noProof/>
          <w:sz w:val="16"/>
          <w:szCs w:val="16"/>
        </w:rPr>
        <w:fldChar w:fldCharType="end"/>
      </w:r>
      <w:r w:rsidR="004471B3" w:rsidRPr="000B3348">
        <w:rPr>
          <w:rFonts w:ascii="Calibri" w:hAnsi="Calibri" w:cs="Calibri"/>
          <w:noProof/>
          <w:sz w:val="16"/>
          <w:szCs w:val="16"/>
        </w:rPr>
      </w:r>
      <w:r w:rsidR="004471B3" w:rsidRPr="000B3348">
        <w:rPr>
          <w:rFonts w:ascii="Calibri" w:hAnsi="Calibri" w:cs="Calibri"/>
          <w:noProof/>
          <w:sz w:val="16"/>
          <w:szCs w:val="16"/>
        </w:rPr>
        <w:fldChar w:fldCharType="separate"/>
      </w:r>
      <w:r w:rsidR="00EE7490" w:rsidRPr="000B3348">
        <w:rPr>
          <w:rFonts w:ascii="Calibri" w:hAnsi="Calibri" w:cs="Calibri"/>
          <w:noProof/>
          <w:sz w:val="16"/>
          <w:szCs w:val="16"/>
        </w:rPr>
        <w:t>[21]</w:t>
      </w:r>
      <w:r w:rsidR="004471B3" w:rsidRPr="000B3348">
        <w:rPr>
          <w:rFonts w:ascii="Calibri" w:hAnsi="Calibri" w:cs="Calibri"/>
          <w:noProof/>
          <w:sz w:val="16"/>
          <w:szCs w:val="16"/>
        </w:rPr>
        <w:fldChar w:fldCharType="end"/>
      </w:r>
      <w:r w:rsidRPr="000B3348">
        <w:rPr>
          <w:rFonts w:ascii="Calibri" w:hAnsi="Calibri" w:cs="Calibri"/>
          <w:b/>
          <w:bCs/>
          <w:noProof/>
          <w:color w:val="EE0000"/>
          <w:sz w:val="16"/>
          <w:szCs w:val="16"/>
        </w:rPr>
        <w:t xml:space="preserve"> </w:t>
      </w:r>
      <w:r w:rsidRPr="000B3348">
        <w:rPr>
          <w:rFonts w:ascii="Calibri" w:hAnsi="Calibri" w:cs="Calibri"/>
          <w:noProof/>
          <w:sz w:val="16"/>
          <w:szCs w:val="16"/>
        </w:rPr>
        <w:t>and simulation results for a patient with three levels of PDA.  Flow rates in (mL/min)/kg.  Change reported as a fraction (f) of the "no PDA" baseline value.  See main text for abbreviations.</w:t>
      </w:r>
    </w:p>
    <w:p w14:paraId="5BE86A42" w14:textId="77777777" w:rsidR="003D4A22" w:rsidRPr="000B3348" w:rsidRDefault="003D4A22" w:rsidP="00E26FD8">
      <w:pPr>
        <w:pStyle w:val="NoSpacing"/>
        <w:jc w:val="both"/>
        <w:rPr>
          <w:rFonts w:ascii="Calibri" w:hAnsi="Calibri" w:cs="Calibri"/>
          <w:noProof/>
          <w:sz w:val="20"/>
          <w:szCs w:val="20"/>
        </w:rPr>
      </w:pPr>
    </w:p>
    <w:p w14:paraId="7E414834" w14:textId="77777777" w:rsidR="003D4A22" w:rsidRPr="000B3348" w:rsidRDefault="003D4A22" w:rsidP="00E26FD8">
      <w:pPr>
        <w:pStyle w:val="NoSpacing"/>
        <w:jc w:val="both"/>
        <w:rPr>
          <w:rFonts w:ascii="Calibri" w:hAnsi="Calibri" w:cs="Calibri"/>
          <w:noProof/>
          <w:sz w:val="20"/>
          <w:szCs w:val="20"/>
        </w:rPr>
      </w:pPr>
      <w:r w:rsidRPr="000B3348">
        <w:rPr>
          <w:rFonts w:ascii="Calibri" w:hAnsi="Calibri" w:cs="Calibri"/>
          <w:noProof/>
          <w:sz w:val="20"/>
          <w:szCs w:val="20"/>
        </w:rPr>
        <w:t>The simulation results confirm the main conclusions of Bischoff et al. [10], namely that:</w:t>
      </w:r>
    </w:p>
    <w:p w14:paraId="297BF81D" w14:textId="77777777" w:rsidR="003D4A22" w:rsidRPr="000B3348" w:rsidRDefault="003D4A22" w:rsidP="00E26FD8">
      <w:pPr>
        <w:pStyle w:val="NoSpacing"/>
        <w:jc w:val="both"/>
        <w:rPr>
          <w:rFonts w:ascii="Calibri" w:hAnsi="Calibri" w:cs="Calibri"/>
          <w:noProof/>
          <w:sz w:val="20"/>
          <w:szCs w:val="20"/>
        </w:rPr>
      </w:pPr>
    </w:p>
    <w:p w14:paraId="13EA48BB" w14:textId="5FE94A05" w:rsidR="003D4A22" w:rsidRPr="000B3348" w:rsidRDefault="003D4A22" w:rsidP="00E26FD8">
      <w:pPr>
        <w:pStyle w:val="NoSpacing"/>
        <w:numPr>
          <w:ilvl w:val="0"/>
          <w:numId w:val="7"/>
        </w:numPr>
        <w:jc w:val="both"/>
        <w:rPr>
          <w:rFonts w:ascii="Calibri" w:hAnsi="Calibri" w:cs="Calibri"/>
          <w:noProof/>
          <w:sz w:val="20"/>
          <w:szCs w:val="20"/>
        </w:rPr>
      </w:pPr>
      <w:r w:rsidRPr="000B3348">
        <w:rPr>
          <w:rFonts w:ascii="Calibri" w:hAnsi="Calibri" w:cs="Calibri"/>
          <w:noProof/>
          <w:sz w:val="20"/>
          <w:szCs w:val="20"/>
        </w:rPr>
        <w:t>S</w:t>
      </w:r>
      <w:r w:rsidR="00A11FED">
        <w:rPr>
          <w:rFonts w:ascii="Calibri" w:hAnsi="Calibri" w:cs="Calibri"/>
          <w:noProof/>
          <w:sz w:val="20"/>
          <w:szCs w:val="20"/>
        </w:rPr>
        <w:t>uperior vena cava flow</w:t>
      </w:r>
      <w:r w:rsidRPr="000B3348">
        <w:rPr>
          <w:rFonts w:ascii="Calibri" w:hAnsi="Calibri" w:cs="Calibri"/>
          <w:noProof/>
          <w:sz w:val="20"/>
          <w:szCs w:val="20"/>
        </w:rPr>
        <w:t xml:space="preserve"> with and without </w:t>
      </w:r>
      <w:r w:rsidR="00D55783" w:rsidRPr="000B3348">
        <w:rPr>
          <w:rFonts w:ascii="Calibri" w:hAnsi="Calibri" w:cs="Calibri"/>
          <w:noProof/>
          <w:sz w:val="20"/>
          <w:szCs w:val="20"/>
        </w:rPr>
        <w:t>transductal LtR shunt</w:t>
      </w:r>
      <w:r w:rsidRPr="000B3348">
        <w:rPr>
          <w:rFonts w:ascii="Calibri" w:hAnsi="Calibri" w:cs="Calibri"/>
          <w:noProof/>
          <w:sz w:val="20"/>
          <w:szCs w:val="20"/>
        </w:rPr>
        <w:t xml:space="preserve"> are comparable,</w:t>
      </w:r>
    </w:p>
    <w:p w14:paraId="1DF4D965" w14:textId="4992E03A" w:rsidR="003D4A22" w:rsidRPr="000B3348" w:rsidRDefault="00A11FED" w:rsidP="00E26FD8">
      <w:pPr>
        <w:pStyle w:val="NoSpacing"/>
        <w:numPr>
          <w:ilvl w:val="0"/>
          <w:numId w:val="7"/>
        </w:numPr>
        <w:jc w:val="both"/>
        <w:rPr>
          <w:rFonts w:ascii="Calibri" w:hAnsi="Calibri" w:cs="Calibri"/>
          <w:noProof/>
          <w:sz w:val="20"/>
          <w:szCs w:val="20"/>
        </w:rPr>
      </w:pPr>
      <w:r>
        <w:rPr>
          <w:rFonts w:ascii="Calibri" w:hAnsi="Calibri" w:cs="Calibri"/>
          <w:noProof/>
          <w:sz w:val="20"/>
          <w:szCs w:val="20"/>
        </w:rPr>
        <w:t>Left ventricular output</w:t>
      </w:r>
      <w:r w:rsidR="003D4A22" w:rsidRPr="000B3348">
        <w:rPr>
          <w:rFonts w:ascii="Calibri" w:hAnsi="Calibri" w:cs="Calibri"/>
          <w:noProof/>
          <w:sz w:val="20"/>
          <w:szCs w:val="20"/>
        </w:rPr>
        <w:t xml:space="preserve"> is higher with </w:t>
      </w:r>
      <w:r w:rsidR="00D55783" w:rsidRPr="000B3348">
        <w:rPr>
          <w:rFonts w:ascii="Calibri" w:hAnsi="Calibri" w:cs="Calibri"/>
          <w:noProof/>
          <w:sz w:val="20"/>
          <w:szCs w:val="20"/>
        </w:rPr>
        <w:t>transductal LtR shunt</w:t>
      </w:r>
      <w:r w:rsidR="003D4A22" w:rsidRPr="000B3348">
        <w:rPr>
          <w:rFonts w:ascii="Calibri" w:hAnsi="Calibri" w:cs="Calibri"/>
          <w:noProof/>
          <w:sz w:val="20"/>
          <w:szCs w:val="20"/>
        </w:rPr>
        <w:t>,</w:t>
      </w:r>
    </w:p>
    <w:p w14:paraId="5544B8A7" w14:textId="148BC2DA" w:rsidR="003D4A22" w:rsidRPr="000B3348" w:rsidRDefault="00A11FED" w:rsidP="00E26FD8">
      <w:pPr>
        <w:pStyle w:val="NoSpacing"/>
        <w:numPr>
          <w:ilvl w:val="0"/>
          <w:numId w:val="7"/>
        </w:numPr>
        <w:jc w:val="both"/>
        <w:rPr>
          <w:rFonts w:ascii="Calibri" w:hAnsi="Calibri" w:cs="Calibri"/>
          <w:noProof/>
          <w:sz w:val="20"/>
          <w:szCs w:val="20"/>
        </w:rPr>
      </w:pPr>
      <w:r>
        <w:rPr>
          <w:rFonts w:ascii="Calibri" w:hAnsi="Calibri" w:cs="Calibri"/>
          <w:noProof/>
          <w:sz w:val="20"/>
          <w:szCs w:val="20"/>
        </w:rPr>
        <w:t>Ratio of left ventricular and right ventricular output</w:t>
      </w:r>
      <w:r w:rsidR="003D4A22" w:rsidRPr="000B3348">
        <w:rPr>
          <w:rFonts w:ascii="Calibri" w:hAnsi="Calibri" w:cs="Calibri"/>
          <w:noProof/>
          <w:sz w:val="20"/>
          <w:szCs w:val="20"/>
        </w:rPr>
        <w:t xml:space="preserve"> is higher with </w:t>
      </w:r>
      <w:r w:rsidR="00D55783" w:rsidRPr="000B3348">
        <w:rPr>
          <w:rFonts w:ascii="Calibri" w:hAnsi="Calibri" w:cs="Calibri"/>
          <w:noProof/>
          <w:sz w:val="20"/>
          <w:szCs w:val="20"/>
        </w:rPr>
        <w:t>transductal LtR shunt</w:t>
      </w:r>
      <w:r w:rsidR="003D4A22" w:rsidRPr="000B3348">
        <w:rPr>
          <w:rFonts w:ascii="Calibri" w:hAnsi="Calibri" w:cs="Calibri"/>
          <w:noProof/>
          <w:sz w:val="20"/>
          <w:szCs w:val="20"/>
        </w:rPr>
        <w:t>.</w:t>
      </w:r>
    </w:p>
    <w:p w14:paraId="486CCB04" w14:textId="77777777" w:rsidR="003D4A22" w:rsidRPr="000B3348" w:rsidRDefault="003D4A22" w:rsidP="00E26FD8">
      <w:pPr>
        <w:pStyle w:val="NoSpacing"/>
        <w:jc w:val="both"/>
        <w:rPr>
          <w:rFonts w:ascii="Calibri" w:hAnsi="Calibri" w:cs="Calibri"/>
          <w:noProof/>
          <w:sz w:val="20"/>
          <w:szCs w:val="20"/>
        </w:rPr>
      </w:pPr>
    </w:p>
    <w:p w14:paraId="10B524F5" w14:textId="14625504" w:rsidR="003D4A22" w:rsidRPr="000B3348" w:rsidRDefault="003D4A22" w:rsidP="00E26FD8">
      <w:pPr>
        <w:pStyle w:val="NoSpacing"/>
        <w:jc w:val="both"/>
        <w:rPr>
          <w:rFonts w:ascii="Calibri" w:hAnsi="Calibri" w:cs="Calibri"/>
          <w:noProof/>
          <w:sz w:val="20"/>
          <w:szCs w:val="20"/>
        </w:rPr>
      </w:pPr>
      <w:r w:rsidRPr="000B3348">
        <w:rPr>
          <w:rFonts w:ascii="Calibri" w:hAnsi="Calibri" w:cs="Calibri"/>
          <w:noProof/>
          <w:sz w:val="20"/>
          <w:szCs w:val="20"/>
        </w:rPr>
        <w:t xml:space="preserve">Simulated relative hemodynamic changes between </w:t>
      </w:r>
      <w:r w:rsidR="00546F0C" w:rsidRPr="000B3348">
        <w:rPr>
          <w:rFonts w:ascii="Calibri" w:hAnsi="Calibri" w:cs="Calibri"/>
          <w:noProof/>
          <w:sz w:val="20"/>
          <w:szCs w:val="20"/>
        </w:rPr>
        <w:t xml:space="preserve">absence </w:t>
      </w:r>
      <w:r w:rsidRPr="000B3348">
        <w:rPr>
          <w:rFonts w:ascii="Calibri" w:hAnsi="Calibri" w:cs="Calibri"/>
          <w:noProof/>
          <w:sz w:val="20"/>
          <w:szCs w:val="20"/>
        </w:rPr>
        <w:t xml:space="preserve">and </w:t>
      </w:r>
      <w:r w:rsidR="00546F0C" w:rsidRPr="000B3348">
        <w:rPr>
          <w:rFonts w:ascii="Calibri" w:hAnsi="Calibri" w:cs="Calibri"/>
          <w:noProof/>
          <w:sz w:val="20"/>
          <w:szCs w:val="20"/>
        </w:rPr>
        <w:t xml:space="preserve">presence of transductal LtR shunt flow </w:t>
      </w:r>
      <w:r w:rsidRPr="000B3348">
        <w:rPr>
          <w:rFonts w:ascii="Calibri" w:hAnsi="Calibri" w:cs="Calibri"/>
          <w:noProof/>
          <w:sz w:val="20"/>
          <w:szCs w:val="20"/>
        </w:rPr>
        <w:t>closely match the target data</w:t>
      </w:r>
      <w:r w:rsidR="00927627" w:rsidRPr="000B3348">
        <w:rPr>
          <w:rFonts w:ascii="Calibri" w:hAnsi="Calibri" w:cs="Calibri"/>
          <w:noProof/>
          <w:sz w:val="20"/>
          <w:szCs w:val="20"/>
        </w:rPr>
        <w:t xml:space="preserve">. </w:t>
      </w:r>
      <w:r w:rsidRPr="000B3348">
        <w:rPr>
          <w:rFonts w:ascii="Calibri" w:hAnsi="Calibri" w:cs="Calibri"/>
          <w:noProof/>
          <w:sz w:val="20"/>
          <w:szCs w:val="20"/>
        </w:rPr>
        <w:t xml:space="preserve">Changes for the bidirectional shunt condition reproduce the correct direction and order of magnitude, though not the exact values. Notably, the model replicates the paradoxical reduction in LVO seen with bidirectional shunting, allowing further exploration of this finding. The model also generates Doppler and instantaneous flow patterns during ductal closure; Figure </w:t>
      </w:r>
      <w:r w:rsidR="001E246A" w:rsidRPr="000B3348">
        <w:rPr>
          <w:rFonts w:ascii="Calibri" w:hAnsi="Calibri" w:cs="Calibri"/>
          <w:noProof/>
          <w:sz w:val="20"/>
          <w:szCs w:val="20"/>
        </w:rPr>
        <w:t>5</w:t>
      </w:r>
      <w:r w:rsidRPr="000B3348">
        <w:rPr>
          <w:rFonts w:ascii="Calibri" w:hAnsi="Calibri" w:cs="Calibri"/>
          <w:noProof/>
          <w:sz w:val="20"/>
          <w:szCs w:val="20"/>
        </w:rPr>
        <w:t xml:space="preserve"> compares simulation outputs with published </w:t>
      </w:r>
      <w:r w:rsidR="00546F0C" w:rsidRPr="000B3348">
        <w:rPr>
          <w:rFonts w:ascii="Calibri" w:hAnsi="Calibri" w:cs="Calibri"/>
          <w:noProof/>
          <w:sz w:val="20"/>
          <w:szCs w:val="20"/>
        </w:rPr>
        <w:t xml:space="preserve">transductal </w:t>
      </w:r>
      <w:r w:rsidRPr="000B3348">
        <w:rPr>
          <w:rFonts w:ascii="Calibri" w:hAnsi="Calibri" w:cs="Calibri"/>
          <w:noProof/>
          <w:sz w:val="20"/>
          <w:szCs w:val="20"/>
        </w:rPr>
        <w:t>Doppler data.</w:t>
      </w:r>
    </w:p>
    <w:p w14:paraId="10578FF1" w14:textId="77777777" w:rsidR="003D4A22" w:rsidRPr="000B3348" w:rsidRDefault="003D4A22" w:rsidP="00E26FD8">
      <w:pPr>
        <w:pStyle w:val="NoSpacing"/>
        <w:jc w:val="both"/>
        <w:rPr>
          <w:rFonts w:ascii="Calibri" w:hAnsi="Calibri" w:cs="Calibri"/>
          <w:noProof/>
          <w:sz w:val="20"/>
          <w:szCs w:val="20"/>
        </w:rPr>
      </w:pPr>
    </w:p>
    <w:p w14:paraId="0A39C83A" w14:textId="77777777" w:rsidR="003D4A22" w:rsidRPr="000B3348" w:rsidRDefault="003D4A22" w:rsidP="00E26FD8">
      <w:pPr>
        <w:pStyle w:val="NoSpacing"/>
        <w:jc w:val="both"/>
        <w:rPr>
          <w:rFonts w:ascii="Calibri" w:hAnsi="Calibri" w:cs="Calibri"/>
          <w:noProof/>
          <w:sz w:val="20"/>
          <w:szCs w:val="20"/>
        </w:rPr>
      </w:pPr>
      <w:r w:rsidRPr="000B3348">
        <w:rPr>
          <w:rFonts w:ascii="Calibri" w:hAnsi="Calibri" w:cs="Calibri"/>
          <w:noProof/>
          <w:sz w:val="20"/>
          <w:szCs w:val="20"/>
        </w:rPr>
        <w:drawing>
          <wp:inline distT="0" distB="0" distL="0" distR="0" wp14:anchorId="1CA8EAAD" wp14:editId="173FBC54">
            <wp:extent cx="4917661" cy="1326988"/>
            <wp:effectExtent l="0" t="0" r="0" b="0"/>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151641" cy="1390126"/>
                    </a:xfrm>
                    <a:prstGeom prst="rect">
                      <a:avLst/>
                    </a:prstGeom>
                    <a:noFill/>
                    <a:ln>
                      <a:noFill/>
                    </a:ln>
                  </pic:spPr>
                </pic:pic>
              </a:graphicData>
            </a:graphic>
          </wp:inline>
        </w:drawing>
      </w:r>
    </w:p>
    <w:p w14:paraId="65C30AF8" w14:textId="77777777" w:rsidR="003D4A22" w:rsidRPr="000B3348" w:rsidRDefault="003D4A22" w:rsidP="00E26FD8">
      <w:pPr>
        <w:pStyle w:val="NoSpacing"/>
        <w:jc w:val="both"/>
        <w:rPr>
          <w:rFonts w:ascii="Calibri" w:hAnsi="Calibri" w:cs="Calibri"/>
          <w:noProof/>
          <w:sz w:val="20"/>
          <w:szCs w:val="20"/>
        </w:rPr>
      </w:pPr>
    </w:p>
    <w:p w14:paraId="0688CB40" w14:textId="77777777" w:rsidR="003D4A22" w:rsidRPr="000B3348" w:rsidRDefault="003D4A22" w:rsidP="00E26FD8">
      <w:pPr>
        <w:pStyle w:val="NoSpacing"/>
        <w:jc w:val="both"/>
        <w:rPr>
          <w:rFonts w:ascii="Calibri" w:hAnsi="Calibri" w:cs="Calibri"/>
          <w:noProof/>
          <w:sz w:val="20"/>
          <w:szCs w:val="20"/>
        </w:rPr>
      </w:pPr>
      <w:r w:rsidRPr="000B3348">
        <w:rPr>
          <w:rFonts w:ascii="Calibri" w:hAnsi="Calibri" w:cs="Calibri"/>
          <w:noProof/>
          <w:sz w:val="20"/>
          <w:szCs w:val="20"/>
        </w:rPr>
        <w:drawing>
          <wp:inline distT="0" distB="0" distL="0" distR="0" wp14:anchorId="03288EF4" wp14:editId="4600CF1A">
            <wp:extent cx="4868402" cy="1333014"/>
            <wp:effectExtent l="0" t="0" r="0" b="635"/>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4993320" cy="1367218"/>
                    </a:xfrm>
                    <a:prstGeom prst="rect">
                      <a:avLst/>
                    </a:prstGeom>
                    <a:noFill/>
                    <a:ln>
                      <a:noFill/>
                    </a:ln>
                  </pic:spPr>
                </pic:pic>
              </a:graphicData>
            </a:graphic>
          </wp:inline>
        </w:drawing>
      </w:r>
    </w:p>
    <w:p w14:paraId="48EA1317" w14:textId="77777777" w:rsidR="003D4A22" w:rsidRPr="000B3348" w:rsidRDefault="003D4A22" w:rsidP="00E26FD8">
      <w:pPr>
        <w:pStyle w:val="NoSpacing"/>
        <w:jc w:val="both"/>
        <w:rPr>
          <w:rFonts w:ascii="Calibri" w:hAnsi="Calibri" w:cs="Calibri"/>
          <w:noProof/>
          <w:sz w:val="20"/>
          <w:szCs w:val="20"/>
        </w:rPr>
      </w:pPr>
    </w:p>
    <w:p w14:paraId="56EB4613" w14:textId="77777777" w:rsidR="003D4A22" w:rsidRPr="000B3348" w:rsidRDefault="003D4A22" w:rsidP="00E26FD8">
      <w:pPr>
        <w:pStyle w:val="NoSpacing"/>
        <w:jc w:val="both"/>
        <w:rPr>
          <w:rFonts w:ascii="Calibri" w:hAnsi="Calibri" w:cs="Calibri"/>
          <w:noProof/>
          <w:sz w:val="20"/>
          <w:szCs w:val="20"/>
        </w:rPr>
      </w:pPr>
      <w:r w:rsidRPr="000B3348">
        <w:rPr>
          <w:rFonts w:ascii="Calibri" w:hAnsi="Calibri" w:cs="Calibri"/>
          <w:noProof/>
          <w:sz w:val="20"/>
          <w:szCs w:val="20"/>
        </w:rPr>
        <w:drawing>
          <wp:inline distT="0" distB="0" distL="0" distR="0" wp14:anchorId="2815F596" wp14:editId="6D7B3D80">
            <wp:extent cx="4910062" cy="1331433"/>
            <wp:effectExtent l="0" t="0" r="0" b="2540"/>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340725" cy="1448213"/>
                    </a:xfrm>
                    <a:prstGeom prst="rect">
                      <a:avLst/>
                    </a:prstGeom>
                    <a:noFill/>
                    <a:ln>
                      <a:noFill/>
                    </a:ln>
                  </pic:spPr>
                </pic:pic>
              </a:graphicData>
            </a:graphic>
          </wp:inline>
        </w:drawing>
      </w:r>
    </w:p>
    <w:p w14:paraId="1AEC3640" w14:textId="3D1E55EB" w:rsidR="003D4A22" w:rsidRPr="000B3348" w:rsidRDefault="003D4A22" w:rsidP="00E26FD8">
      <w:pPr>
        <w:pStyle w:val="NoSpacing"/>
        <w:jc w:val="both"/>
        <w:rPr>
          <w:rFonts w:ascii="Calibri" w:hAnsi="Calibri" w:cs="Calibri"/>
          <w:noProof/>
          <w:sz w:val="16"/>
          <w:szCs w:val="16"/>
        </w:rPr>
      </w:pPr>
      <w:r w:rsidRPr="000B3348">
        <w:rPr>
          <w:rFonts w:ascii="Calibri" w:hAnsi="Calibri" w:cs="Calibri"/>
          <w:b/>
          <w:bCs/>
          <w:noProof/>
          <w:sz w:val="16"/>
          <w:szCs w:val="16"/>
        </w:rPr>
        <w:t xml:space="preserve">Fig. </w:t>
      </w:r>
      <w:r w:rsidR="0049060A" w:rsidRPr="000B3348">
        <w:rPr>
          <w:rFonts w:ascii="Calibri" w:hAnsi="Calibri" w:cs="Calibri"/>
          <w:b/>
          <w:bCs/>
          <w:noProof/>
          <w:sz w:val="16"/>
          <w:szCs w:val="16"/>
        </w:rPr>
        <w:t>5</w:t>
      </w:r>
      <w:r w:rsidRPr="000B3348">
        <w:rPr>
          <w:rFonts w:ascii="Calibri" w:hAnsi="Calibri" w:cs="Calibri"/>
          <w:b/>
          <w:bCs/>
          <w:noProof/>
          <w:sz w:val="16"/>
          <w:szCs w:val="16"/>
        </w:rPr>
        <w:t>.</w:t>
      </w:r>
      <w:r w:rsidRPr="000B3348">
        <w:rPr>
          <w:rFonts w:ascii="Calibri" w:hAnsi="Calibri" w:cs="Calibri"/>
          <w:noProof/>
          <w:sz w:val="16"/>
          <w:szCs w:val="16"/>
        </w:rPr>
        <w:t xml:space="preserve"> Target PDA Doppler flow rate data from van Laere et al.</w:t>
      </w:r>
      <w:r w:rsidR="004471B3" w:rsidRPr="000B3348">
        <w:rPr>
          <w:rFonts w:ascii="Calibri" w:hAnsi="Calibri" w:cs="Calibri"/>
          <w:noProof/>
          <w:sz w:val="16"/>
          <w:szCs w:val="16"/>
        </w:rPr>
        <w:t xml:space="preserve"> </w:t>
      </w:r>
      <w:r w:rsidR="004471B3" w:rsidRPr="000B3348">
        <w:rPr>
          <w:rFonts w:ascii="Calibri" w:hAnsi="Calibri" w:cs="Calibri"/>
          <w:noProof/>
          <w:sz w:val="16"/>
          <w:szCs w:val="16"/>
        </w:rPr>
        <w:fldChar w:fldCharType="begin">
          <w:fldData xml:space="preserve">PEVuZE5vdGU+PENpdGU+PEF1dGhvcj52YW4gTGFlcmU8L0F1dGhvcj48WWVhcj4yMDE4PC9ZZWFy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</w:fldData>
        </w:fldChar>
      </w:r>
      <w:r w:rsidR="00EE7490" w:rsidRPr="000B3348">
        <w:rPr>
          <w:rFonts w:ascii="Calibri" w:hAnsi="Calibri" w:cs="Calibri"/>
          <w:noProof/>
          <w:sz w:val="16"/>
          <w:szCs w:val="16"/>
        </w:rPr>
        <w:instrText xml:space="preserve"> ADDIN EN.CITE </w:instrText>
      </w:r>
      <w:r w:rsidR="00EE7490" w:rsidRPr="000B3348">
        <w:rPr>
          <w:rFonts w:ascii="Calibri" w:hAnsi="Calibri" w:cs="Calibri"/>
          <w:noProof/>
          <w:sz w:val="16"/>
          <w:szCs w:val="16"/>
        </w:rPr>
        <w:fldChar w:fldCharType="begin">
          <w:fldData xml:space="preserve">PEVuZE5vdGU+PENpdGU+PEF1dGhvcj52YW4gTGFlcmU8L0F1dGhvcj48WWVhcj4yMDE4PC9ZZWFy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</w:fldData>
        </w:fldChar>
      </w:r>
      <w:r w:rsidR="00EE7490" w:rsidRPr="000B3348">
        <w:rPr>
          <w:rFonts w:ascii="Calibri" w:hAnsi="Calibri" w:cs="Calibri"/>
          <w:noProof/>
          <w:sz w:val="16"/>
          <w:szCs w:val="16"/>
        </w:rPr>
        <w:instrText xml:space="preserve"> ADDIN EN.CITE.DATA </w:instrText>
      </w:r>
      <w:r w:rsidR="00EE7490" w:rsidRPr="000B3348">
        <w:rPr>
          <w:rFonts w:ascii="Calibri" w:hAnsi="Calibri" w:cs="Calibri"/>
          <w:noProof/>
          <w:sz w:val="16"/>
          <w:szCs w:val="16"/>
        </w:rPr>
      </w:r>
      <w:r w:rsidR="00EE7490" w:rsidRPr="000B3348">
        <w:rPr>
          <w:rFonts w:ascii="Calibri" w:hAnsi="Calibri" w:cs="Calibri"/>
          <w:noProof/>
          <w:sz w:val="16"/>
          <w:szCs w:val="16"/>
        </w:rPr>
        <w:fldChar w:fldCharType="end"/>
      </w:r>
      <w:r w:rsidR="004471B3" w:rsidRPr="000B3348">
        <w:rPr>
          <w:rFonts w:ascii="Calibri" w:hAnsi="Calibri" w:cs="Calibri"/>
          <w:noProof/>
          <w:sz w:val="16"/>
          <w:szCs w:val="16"/>
        </w:rPr>
      </w:r>
      <w:r w:rsidR="004471B3" w:rsidRPr="000B3348">
        <w:rPr>
          <w:rFonts w:ascii="Calibri" w:hAnsi="Calibri" w:cs="Calibri"/>
          <w:noProof/>
          <w:sz w:val="16"/>
          <w:szCs w:val="16"/>
        </w:rPr>
        <w:fldChar w:fldCharType="separate"/>
      </w:r>
      <w:r w:rsidR="00EE7490" w:rsidRPr="000B3348">
        <w:rPr>
          <w:rFonts w:ascii="Calibri" w:hAnsi="Calibri" w:cs="Calibri"/>
          <w:noProof/>
          <w:sz w:val="16"/>
          <w:szCs w:val="16"/>
        </w:rPr>
        <w:t>[22]</w:t>
      </w:r>
      <w:r w:rsidR="004471B3" w:rsidRPr="000B3348">
        <w:rPr>
          <w:rFonts w:ascii="Calibri" w:hAnsi="Calibri" w:cs="Calibri"/>
          <w:noProof/>
          <w:sz w:val="16"/>
          <w:szCs w:val="16"/>
        </w:rPr>
        <w:fldChar w:fldCharType="end"/>
      </w:r>
      <w:r w:rsidR="004471B3" w:rsidRPr="000B3348">
        <w:rPr>
          <w:rFonts w:ascii="Calibri" w:hAnsi="Calibri" w:cs="Calibri"/>
          <w:noProof/>
          <w:sz w:val="16"/>
          <w:szCs w:val="16"/>
        </w:rPr>
        <w:t xml:space="preserve"> </w:t>
      </w:r>
      <w:r w:rsidRPr="000B3348">
        <w:rPr>
          <w:rFonts w:ascii="Calibri" w:hAnsi="Calibri" w:cs="Calibri"/>
          <w:noProof/>
          <w:sz w:val="16"/>
          <w:szCs w:val="16"/>
        </w:rPr>
        <w:t>(left) and simulation results (right).</w:t>
      </w:r>
    </w:p>
    <w:p w14:paraId="72E9E593" w14:textId="77777777" w:rsidR="003D4A22" w:rsidRPr="000B3348" w:rsidRDefault="003D4A22" w:rsidP="00E26FD8">
      <w:pPr>
        <w:pStyle w:val="NoSpacing"/>
        <w:jc w:val="both"/>
        <w:rPr>
          <w:rFonts w:ascii="Calibri" w:hAnsi="Calibri" w:cs="Calibri"/>
          <w:noProof/>
          <w:sz w:val="20"/>
          <w:szCs w:val="20"/>
        </w:rPr>
      </w:pPr>
    </w:p>
    <w:p w14:paraId="12193EAD" w14:textId="77777777" w:rsidR="003D4A22" w:rsidRPr="000B3348" w:rsidRDefault="003D4A22" w:rsidP="00E26FD8">
      <w:pPr>
        <w:pStyle w:val="NoSpacing"/>
        <w:jc w:val="both"/>
        <w:rPr>
          <w:rFonts w:ascii="Calibri" w:hAnsi="Calibri" w:cs="Calibri"/>
          <w:noProof/>
          <w:sz w:val="20"/>
          <w:szCs w:val="20"/>
        </w:rPr>
      </w:pPr>
      <w:r w:rsidRPr="000B3348">
        <w:rPr>
          <w:rFonts w:ascii="Calibri" w:hAnsi="Calibri" w:cs="Calibri"/>
          <w:noProof/>
          <w:sz w:val="20"/>
          <w:szCs w:val="20"/>
        </w:rPr>
        <w:t xml:space="preserve">There is again a very close match of simulation results to target data.  A somewhat minor, but very noteworthy observation in the target data: a very short </w:t>
      </w:r>
      <w:commentRangeStart w:id="18"/>
      <w:commentRangeStart w:id="19"/>
      <w:r w:rsidRPr="000B3348">
        <w:rPr>
          <w:rFonts w:ascii="Calibri" w:hAnsi="Calibri" w:cs="Calibri"/>
          <w:noProof/>
          <w:sz w:val="20"/>
          <w:szCs w:val="20"/>
        </w:rPr>
        <w:t xml:space="preserve">early-systolic dip </w:t>
      </w:r>
      <w:commentRangeEnd w:id="18"/>
      <w:r w:rsidR="00546F0C" w:rsidRPr="000B3348">
        <w:rPr>
          <w:rStyle w:val="CommentReference"/>
          <w:rFonts w:ascii="Calibri" w:hAnsi="Calibri" w:cs="Calibri"/>
          <w:noProof/>
          <w:sz w:val="20"/>
          <w:szCs w:val="20"/>
        </w:rPr>
        <w:commentReference w:id="18"/>
      </w:r>
      <w:commentRangeEnd w:id="19"/>
      <w:r w:rsidR="00654F10" w:rsidRPr="000B3348">
        <w:rPr>
          <w:rStyle w:val="CommentReference"/>
          <w:rFonts w:ascii="Calibri" w:hAnsi="Calibri" w:cs="Calibri"/>
          <w:noProof/>
          <w:sz w:val="20"/>
          <w:szCs w:val="20"/>
        </w:rPr>
        <w:commentReference w:id="19"/>
      </w:r>
      <w:r w:rsidRPr="000B3348">
        <w:rPr>
          <w:rFonts w:ascii="Calibri" w:hAnsi="Calibri" w:cs="Calibri"/>
          <w:noProof/>
          <w:sz w:val="20"/>
          <w:szCs w:val="20"/>
        </w:rPr>
        <w:t>in Doppler velocity data for restrictive LtoR flow, is matched by model output.</w:t>
      </w:r>
      <w:bookmarkEnd w:id="16"/>
      <w:bookmarkEnd w:id="17"/>
    </w:p>
    <w:p w14:paraId="6D863981" w14:textId="77777777" w:rsidR="003D4A22" w:rsidRPr="000B3348" w:rsidRDefault="003D4A22" w:rsidP="00E26FD8">
      <w:pPr>
        <w:pStyle w:val="NoSpacing"/>
        <w:jc w:val="both"/>
        <w:rPr>
          <w:rFonts w:ascii="Calibri" w:hAnsi="Calibri" w:cs="Calibri"/>
          <w:noProof/>
          <w:sz w:val="20"/>
          <w:szCs w:val="20"/>
        </w:rPr>
      </w:pPr>
    </w:p>
    <w:p w14:paraId="5158EEB7" w14:textId="6924847D" w:rsidR="003D4A22" w:rsidRPr="000B3348" w:rsidRDefault="003D4A22" w:rsidP="00E26FD8">
      <w:pPr>
        <w:pStyle w:val="NoSpacing"/>
        <w:jc w:val="both"/>
        <w:rPr>
          <w:rFonts w:ascii="Calibri" w:hAnsi="Calibri" w:cs="Calibri"/>
          <w:b/>
          <w:bCs/>
          <w:noProof/>
          <w:sz w:val="20"/>
          <w:szCs w:val="20"/>
        </w:rPr>
      </w:pPr>
      <w:r w:rsidRPr="000B3348">
        <w:rPr>
          <w:rFonts w:ascii="Calibri" w:hAnsi="Calibri" w:cs="Calibri"/>
          <w:b/>
          <w:bCs/>
          <w:noProof/>
          <w:sz w:val="20"/>
          <w:szCs w:val="20"/>
        </w:rPr>
        <w:t xml:space="preserve">3.1.3 </w:t>
      </w:r>
      <w:r w:rsidR="0049060A" w:rsidRPr="000B3348">
        <w:rPr>
          <w:rFonts w:ascii="Calibri" w:hAnsi="Calibri" w:cs="Calibri"/>
          <w:b/>
          <w:bCs/>
          <w:noProof/>
          <w:sz w:val="20"/>
          <w:szCs w:val="20"/>
        </w:rPr>
        <w:t>P</w:t>
      </w:r>
      <w:r w:rsidRPr="000B3348">
        <w:rPr>
          <w:rFonts w:ascii="Calibri" w:hAnsi="Calibri" w:cs="Calibri"/>
          <w:b/>
          <w:bCs/>
          <w:noProof/>
          <w:sz w:val="20"/>
          <w:szCs w:val="20"/>
        </w:rPr>
        <w:t>ulmonary hypertension (PH)</w:t>
      </w:r>
    </w:p>
    <w:p w14:paraId="0E760722" w14:textId="3E26FF97" w:rsidR="003D4A22" w:rsidRPr="000B3348" w:rsidRDefault="003D4A22" w:rsidP="00E26FD8">
      <w:pPr>
        <w:pStyle w:val="NormalWeb"/>
        <w:ind w:firstLine="708"/>
        <w:jc w:val="both"/>
        <w:rPr>
          <w:rFonts w:ascii="Calibri" w:hAnsi="Calibri" w:cs="Calibri"/>
          <w:noProof/>
          <w:color w:val="EE0000"/>
          <w:sz w:val="20"/>
          <w:szCs w:val="20"/>
        </w:rPr>
      </w:pPr>
      <w:r w:rsidRPr="000B3348">
        <w:rPr>
          <w:rFonts w:ascii="Calibri" w:hAnsi="Calibri" w:cs="Calibri"/>
          <w:noProof/>
          <w:sz w:val="20"/>
          <w:szCs w:val="20"/>
        </w:rPr>
        <w:lastRenderedPageBreak/>
        <w:t>Pulmonary hypertension (PH) involves elevated pulmonary vascular resistance with right-to-left shunting through the ductus arteriosus and/or foramen ovale. Invasive neonatal hemodynamic data are scarce because cardiac catheterization is rarely performed; most clinical assessment relies on echocardiography. Jones et al.</w:t>
      </w:r>
      <w:r w:rsidR="004471B3" w:rsidRPr="000B3348">
        <w:rPr>
          <w:rFonts w:ascii="Calibri" w:hAnsi="Calibri" w:cs="Calibri"/>
          <w:noProof/>
          <w:sz w:val="20"/>
          <w:szCs w:val="20"/>
        </w:rPr>
        <w:t xml:space="preserve"> </w:t>
      </w:r>
      <w:r w:rsidR="004471B3" w:rsidRPr="000B3348">
        <w:rPr>
          <w:rFonts w:ascii="Calibri" w:hAnsi="Calibri" w:cs="Calibri"/>
          <w:noProof/>
          <w:sz w:val="20"/>
          <w:szCs w:val="20"/>
        </w:rPr>
        <w:fldChar w:fldCharType="begin">
          <w:fldData xml:space="preserve">PEVuZE5vdGU+PENpdGU+PEF1dGhvcj5Kb25lczwvQXV0aG9yPjxZZWFyPjIwMjI8L1llYXI+PFJl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</w:fldData>
        </w:fldChar>
      </w:r>
      <w:r w:rsidR="00EE7490" w:rsidRPr="000B3348">
        <w:rPr>
          <w:rFonts w:ascii="Calibri" w:hAnsi="Calibri" w:cs="Calibri"/>
          <w:noProof/>
          <w:sz w:val="20"/>
          <w:szCs w:val="20"/>
        </w:rPr>
        <w:instrText xml:space="preserve"> ADDIN EN.CITE </w:instrText>
      </w:r>
      <w:r w:rsidR="00EE7490" w:rsidRPr="000B3348">
        <w:rPr>
          <w:rFonts w:ascii="Calibri" w:hAnsi="Calibri" w:cs="Calibri"/>
          <w:noProof/>
          <w:sz w:val="20"/>
          <w:szCs w:val="20"/>
        </w:rPr>
        <w:fldChar w:fldCharType="begin">
          <w:fldData xml:space="preserve">PEVuZE5vdGU+PENpdGU+PEF1dGhvcj5Kb25lczwvQXV0aG9yPjxZZWFyPjIwMjI8L1llYXI+PFJl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</w:fldData>
        </w:fldChar>
      </w:r>
      <w:r w:rsidR="00EE7490" w:rsidRPr="000B3348">
        <w:rPr>
          <w:rFonts w:ascii="Calibri" w:hAnsi="Calibri" w:cs="Calibri"/>
          <w:noProof/>
          <w:sz w:val="20"/>
          <w:szCs w:val="20"/>
        </w:rPr>
        <w:instrText xml:space="preserve"> ADDIN EN.CITE.DATA </w:instrText>
      </w:r>
      <w:r w:rsidR="00EE7490" w:rsidRPr="000B3348">
        <w:rPr>
          <w:rFonts w:ascii="Calibri" w:hAnsi="Calibri" w:cs="Calibri"/>
          <w:noProof/>
          <w:sz w:val="20"/>
          <w:szCs w:val="20"/>
        </w:rPr>
      </w:r>
      <w:r w:rsidR="00EE7490" w:rsidRPr="000B3348">
        <w:rPr>
          <w:rFonts w:ascii="Calibri" w:hAnsi="Calibri" w:cs="Calibri"/>
          <w:noProof/>
          <w:sz w:val="20"/>
          <w:szCs w:val="20"/>
        </w:rPr>
        <w:fldChar w:fldCharType="end"/>
      </w:r>
      <w:r w:rsidR="004471B3" w:rsidRPr="000B3348">
        <w:rPr>
          <w:rFonts w:ascii="Calibri" w:hAnsi="Calibri" w:cs="Calibri"/>
          <w:noProof/>
          <w:sz w:val="20"/>
          <w:szCs w:val="20"/>
        </w:rPr>
      </w:r>
      <w:r w:rsidR="004471B3" w:rsidRPr="000B3348">
        <w:rPr>
          <w:rFonts w:ascii="Calibri" w:hAnsi="Calibri" w:cs="Calibri"/>
          <w:noProof/>
          <w:sz w:val="20"/>
          <w:szCs w:val="20"/>
        </w:rPr>
        <w:fldChar w:fldCharType="separate"/>
      </w:r>
      <w:r w:rsidR="00EE7490" w:rsidRPr="000B3348">
        <w:rPr>
          <w:rFonts w:ascii="Calibri" w:hAnsi="Calibri" w:cs="Calibri"/>
          <w:noProof/>
          <w:sz w:val="20"/>
          <w:szCs w:val="20"/>
        </w:rPr>
        <w:t>[23]</w:t>
      </w:r>
      <w:r w:rsidR="004471B3" w:rsidRPr="000B3348">
        <w:rPr>
          <w:rFonts w:ascii="Calibri" w:hAnsi="Calibri" w:cs="Calibri"/>
          <w:noProof/>
          <w:sz w:val="20"/>
          <w:szCs w:val="20"/>
        </w:rPr>
        <w:fldChar w:fldCharType="end"/>
      </w:r>
      <w:r w:rsidR="004471B3" w:rsidRPr="000B3348">
        <w:rPr>
          <w:rFonts w:ascii="Calibri" w:hAnsi="Calibri" w:cs="Calibri"/>
          <w:noProof/>
          <w:sz w:val="20"/>
          <w:szCs w:val="20"/>
        </w:rPr>
        <w:t xml:space="preserve"> </w:t>
      </w:r>
      <w:r w:rsidRPr="000B3348">
        <w:rPr>
          <w:rFonts w:ascii="Calibri" w:hAnsi="Calibri" w:cs="Calibri"/>
          <w:noProof/>
          <w:sz w:val="20"/>
          <w:szCs w:val="20"/>
        </w:rPr>
        <w:t xml:space="preserve">report representative pressures, flows, and oxygen saturations across PH stages, reflecting current clinical understanding despite limited pooled data. </w:t>
      </w:r>
      <w:r w:rsidRPr="000B3348">
        <w:rPr>
          <w:rFonts w:ascii="Calibri" w:hAnsi="Calibri" w:cs="Calibri"/>
          <w:noProof/>
          <w:color w:val="000000"/>
          <w:sz w:val="20"/>
          <w:szCs w:val="20"/>
        </w:rPr>
        <w:t>In the EXPLAIN model, pulmonary hypertension is simulated by increasing the resistance in the pathways connecting the left and right pulmonary artery capacitance (PAAL, PAAR) to the left and right lung capacitance (LL, RL) and by modifying the baseline elastance of the pulmonary arteries capacitance to represent varying degrees of severity.</w:t>
      </w:r>
    </w:p>
    <w:tbl>
      <w:tblPr>
        <w:tblStyle w:val="TableGrid"/>
        <w:tblW w:w="0" w:type="auto"/>
        <w:tblLook w:val="04A0" w:firstRow="1" w:lastRow="0" w:firstColumn="1" w:lastColumn="0" w:noHBand="0" w:noVBand="1"/>
      </w:tblPr>
      <w:tblGrid>
        <w:gridCol w:w="985"/>
        <w:gridCol w:w="1170"/>
        <w:gridCol w:w="1440"/>
        <w:gridCol w:w="1620"/>
        <w:gridCol w:w="1170"/>
        <w:gridCol w:w="1350"/>
        <w:gridCol w:w="1327"/>
      </w:tblGrid>
      <w:tr w:rsidR="003D4A22" w:rsidRPr="000B3348" w14:paraId="68AACD73" w14:textId="77777777" w:rsidTr="00547C97">
        <w:trPr>
          <w:trHeight w:val="400"/>
        </w:trPr>
        <w:tc>
          <w:tcPr>
            <w:tcW w:w="985" w:type="dxa"/>
            <w:vAlign w:val="center"/>
          </w:tcPr>
          <w:p w14:paraId="60FC5BEC" w14:textId="77777777" w:rsidR="003D4A22" w:rsidRPr="000B3348" w:rsidRDefault="003D4A22" w:rsidP="00397336">
            <w:pPr>
              <w:pStyle w:val="NoSpacing"/>
              <w:spacing w:before="0"/>
              <w:jc w:val="center"/>
              <w:rPr>
                <w:rFonts w:ascii="Calibri" w:hAnsi="Calibri" w:cs="Calibri"/>
                <w:b/>
                <w:bCs/>
                <w:noProof/>
                <w:sz w:val="20"/>
                <w:szCs w:val="20"/>
                <w:lang w:val="en-US"/>
              </w:rPr>
            </w:pPr>
          </w:p>
        </w:tc>
        <w:tc>
          <w:tcPr>
            <w:tcW w:w="4230" w:type="dxa"/>
            <w:gridSpan w:val="3"/>
            <w:vAlign w:val="center"/>
          </w:tcPr>
          <w:p w14:paraId="3FF1DB87" w14:textId="3F27A34D" w:rsidR="003D4A22" w:rsidRPr="000B3348" w:rsidRDefault="003D4A22" w:rsidP="00397336">
            <w:pPr>
              <w:pStyle w:val="NoSpacing"/>
              <w:spacing w:before="0"/>
              <w:jc w:val="center"/>
              <w:rPr>
                <w:rFonts w:ascii="Calibri" w:hAnsi="Calibri" w:cs="Calibri"/>
                <w:b/>
                <w:bCs/>
                <w:noProof/>
                <w:sz w:val="20"/>
                <w:szCs w:val="20"/>
                <w:lang w:val="en-US"/>
              </w:rPr>
            </w:pPr>
            <w:r w:rsidRPr="000B3348">
              <w:rPr>
                <w:rFonts w:ascii="Calibri" w:hAnsi="Calibri" w:cs="Calibri"/>
                <w:b/>
                <w:bCs/>
                <w:noProof/>
                <w:sz w:val="20"/>
                <w:szCs w:val="20"/>
                <w:lang w:val="en-US"/>
              </w:rPr>
              <w:t>Target data</w:t>
            </w:r>
          </w:p>
        </w:tc>
        <w:tc>
          <w:tcPr>
            <w:tcW w:w="3847" w:type="dxa"/>
            <w:gridSpan w:val="3"/>
            <w:vAlign w:val="center"/>
          </w:tcPr>
          <w:p w14:paraId="09FDCCE9" w14:textId="77777777" w:rsidR="003D4A22" w:rsidRPr="000B3348" w:rsidRDefault="003D4A22" w:rsidP="00397336">
            <w:pPr>
              <w:pStyle w:val="NoSpacing"/>
              <w:spacing w:before="0"/>
              <w:jc w:val="center"/>
              <w:rPr>
                <w:rFonts w:ascii="Calibri" w:hAnsi="Calibri" w:cs="Calibri"/>
                <w:b/>
                <w:bCs/>
                <w:noProof/>
                <w:sz w:val="20"/>
                <w:szCs w:val="20"/>
                <w:lang w:val="en-US"/>
              </w:rPr>
            </w:pPr>
            <w:commentRangeStart w:id="20"/>
            <w:commentRangeStart w:id="21"/>
            <w:r w:rsidRPr="000B3348">
              <w:rPr>
                <w:rFonts w:ascii="Calibri" w:hAnsi="Calibri" w:cs="Calibri"/>
                <w:b/>
                <w:bCs/>
                <w:noProof/>
                <w:sz w:val="20"/>
                <w:szCs w:val="20"/>
                <w:lang w:val="en-US"/>
              </w:rPr>
              <w:t>Simulation results</w:t>
            </w:r>
            <w:commentRangeEnd w:id="20"/>
            <w:r w:rsidR="007D4800" w:rsidRPr="000B3348">
              <w:rPr>
                <w:rStyle w:val="CommentReference"/>
                <w:rFonts w:ascii="Calibri" w:hAnsi="Calibri" w:cs="Calibri"/>
                <w:b/>
                <w:bCs/>
                <w:noProof/>
                <w:sz w:val="20"/>
                <w:szCs w:val="20"/>
                <w:lang w:val="en-US"/>
              </w:rPr>
              <w:commentReference w:id="20"/>
            </w:r>
            <w:commentRangeEnd w:id="21"/>
            <w:r w:rsidR="00654F10" w:rsidRPr="000B3348">
              <w:rPr>
                <w:rStyle w:val="CommentReference"/>
                <w:rFonts w:ascii="Calibri" w:hAnsi="Calibri" w:cs="Calibri"/>
                <w:b/>
                <w:bCs/>
                <w:noProof/>
                <w:sz w:val="20"/>
                <w:szCs w:val="20"/>
                <w:lang w:val="en-US"/>
              </w:rPr>
              <w:commentReference w:id="21"/>
            </w:r>
          </w:p>
        </w:tc>
      </w:tr>
      <w:tr w:rsidR="003D4A22" w:rsidRPr="000B3348" w14:paraId="442B709F" w14:textId="77777777" w:rsidTr="00547C97">
        <w:tc>
          <w:tcPr>
            <w:tcW w:w="985" w:type="dxa"/>
            <w:vAlign w:val="center"/>
          </w:tcPr>
          <w:p w14:paraId="7B98A790" w14:textId="77777777" w:rsidR="003D4A22" w:rsidRPr="000B3348" w:rsidRDefault="003D4A22" w:rsidP="00397336">
            <w:pPr>
              <w:pStyle w:val="NoSpacing"/>
              <w:spacing w:before="0"/>
              <w:jc w:val="center"/>
              <w:rPr>
                <w:rFonts w:ascii="Calibri" w:hAnsi="Calibri" w:cs="Calibri"/>
                <w:noProof/>
                <w:sz w:val="20"/>
                <w:szCs w:val="20"/>
                <w:lang w:val="en-US"/>
              </w:rPr>
            </w:pPr>
          </w:p>
        </w:tc>
        <w:tc>
          <w:tcPr>
            <w:tcW w:w="1170" w:type="dxa"/>
            <w:vAlign w:val="center"/>
          </w:tcPr>
          <w:p w14:paraId="7160EA97" w14:textId="1A548BB0" w:rsidR="003D4A22" w:rsidRPr="000B3348" w:rsidRDefault="003D4A22" w:rsidP="00397336">
            <w:pPr>
              <w:pStyle w:val="NoSpacing"/>
              <w:spacing w:before="0"/>
              <w:jc w:val="center"/>
              <w:rPr>
                <w:rFonts w:ascii="Calibri" w:hAnsi="Calibri" w:cs="Calibri"/>
                <w:b/>
                <w:bCs/>
                <w:noProof/>
                <w:sz w:val="20"/>
                <w:szCs w:val="20"/>
                <w:lang w:val="en-US"/>
              </w:rPr>
            </w:pPr>
            <w:r w:rsidRPr="000B3348">
              <w:rPr>
                <w:rFonts w:ascii="Calibri" w:hAnsi="Calibri" w:cs="Calibri"/>
                <w:b/>
                <w:bCs/>
                <w:noProof/>
                <w:sz w:val="20"/>
                <w:szCs w:val="20"/>
                <w:lang w:val="en-US"/>
              </w:rPr>
              <w:t>Early PH</w:t>
            </w:r>
          </w:p>
        </w:tc>
        <w:tc>
          <w:tcPr>
            <w:tcW w:w="1440" w:type="dxa"/>
            <w:vAlign w:val="center"/>
          </w:tcPr>
          <w:p w14:paraId="23FAF6EE" w14:textId="32CA0FF4" w:rsidR="00547C97" w:rsidRPr="000B3348" w:rsidRDefault="003D4A22" w:rsidP="00547C97">
            <w:pPr>
              <w:pStyle w:val="NoSpacing"/>
              <w:spacing w:before="0"/>
              <w:jc w:val="center"/>
              <w:rPr>
                <w:rFonts w:ascii="Calibri" w:hAnsi="Calibri" w:cs="Calibri"/>
                <w:b/>
                <w:bCs/>
                <w:noProof/>
                <w:sz w:val="20"/>
                <w:szCs w:val="20"/>
                <w:lang w:val="en-US"/>
              </w:rPr>
            </w:pPr>
            <w:commentRangeStart w:id="22"/>
            <w:r w:rsidRPr="000B3348">
              <w:rPr>
                <w:rFonts w:ascii="Calibri" w:hAnsi="Calibri" w:cs="Calibri"/>
                <w:b/>
                <w:bCs/>
                <w:noProof/>
                <w:sz w:val="20"/>
                <w:szCs w:val="20"/>
                <w:lang w:val="en-US"/>
              </w:rPr>
              <w:t>Severe PH</w:t>
            </w:r>
            <w:commentRangeEnd w:id="22"/>
            <w:r w:rsidR="00317A46" w:rsidRPr="000B3348">
              <w:rPr>
                <w:rStyle w:val="CommentReference"/>
                <w:rFonts w:ascii="Calibri" w:hAnsi="Calibri" w:cs="Calibri"/>
                <w:b/>
                <w:bCs/>
                <w:noProof/>
                <w:sz w:val="20"/>
                <w:szCs w:val="20"/>
                <w:lang w:val="en-US"/>
              </w:rPr>
              <w:commentReference w:id="22"/>
            </w:r>
          </w:p>
          <w:p w14:paraId="2E14A814" w14:textId="55A487CF" w:rsidR="003D4A22" w:rsidRPr="000B3348" w:rsidRDefault="00547C97" w:rsidP="00547C97">
            <w:pPr>
              <w:pStyle w:val="NoSpacing"/>
              <w:spacing w:before="0"/>
              <w:jc w:val="center"/>
              <w:rPr>
                <w:rFonts w:ascii="Calibri" w:hAnsi="Calibri" w:cs="Calibri"/>
                <w:b/>
                <w:bCs/>
                <w:noProof/>
                <w:sz w:val="20"/>
                <w:szCs w:val="20"/>
                <w:lang w:val="en-US"/>
              </w:rPr>
            </w:pPr>
            <w:r w:rsidRPr="000B3348">
              <w:rPr>
                <w:rFonts w:ascii="Calibri" w:hAnsi="Calibri" w:cs="Calibri"/>
                <w:b/>
                <w:bCs/>
                <w:noProof/>
                <w:sz w:val="20"/>
                <w:szCs w:val="20"/>
                <w:lang w:val="en-US"/>
              </w:rPr>
              <w:t>no PDA</w:t>
            </w:r>
          </w:p>
        </w:tc>
        <w:tc>
          <w:tcPr>
            <w:tcW w:w="1620" w:type="dxa"/>
            <w:vAlign w:val="center"/>
          </w:tcPr>
          <w:p w14:paraId="6980DF74" w14:textId="77777777" w:rsidR="003D4A22" w:rsidRPr="000B3348" w:rsidRDefault="003D4A22" w:rsidP="00397336">
            <w:pPr>
              <w:pStyle w:val="NoSpacing"/>
              <w:spacing w:before="0"/>
              <w:jc w:val="center"/>
              <w:rPr>
                <w:rFonts w:ascii="Calibri" w:hAnsi="Calibri" w:cs="Calibri"/>
                <w:b/>
                <w:bCs/>
                <w:noProof/>
                <w:sz w:val="20"/>
                <w:szCs w:val="20"/>
                <w:lang w:val="en-US"/>
              </w:rPr>
            </w:pPr>
            <w:r w:rsidRPr="000B3348">
              <w:rPr>
                <w:rFonts w:ascii="Calibri" w:hAnsi="Calibri" w:cs="Calibri"/>
                <w:b/>
                <w:bCs/>
                <w:noProof/>
                <w:sz w:val="20"/>
                <w:szCs w:val="20"/>
                <w:lang w:val="en-US"/>
              </w:rPr>
              <w:t>Severe PPHN with PDA</w:t>
            </w:r>
          </w:p>
        </w:tc>
        <w:tc>
          <w:tcPr>
            <w:tcW w:w="1170" w:type="dxa"/>
            <w:vAlign w:val="center"/>
          </w:tcPr>
          <w:p w14:paraId="10095D54" w14:textId="415A0E79" w:rsidR="003D4A22" w:rsidRPr="000B3348" w:rsidRDefault="003D4A22" w:rsidP="00397336">
            <w:pPr>
              <w:pStyle w:val="NoSpacing"/>
              <w:spacing w:before="0"/>
              <w:jc w:val="center"/>
              <w:rPr>
                <w:rFonts w:ascii="Calibri" w:hAnsi="Calibri" w:cs="Calibri"/>
                <w:b/>
                <w:bCs/>
                <w:noProof/>
                <w:sz w:val="20"/>
                <w:szCs w:val="20"/>
                <w:lang w:val="en-US"/>
              </w:rPr>
            </w:pPr>
            <w:r w:rsidRPr="000B3348">
              <w:rPr>
                <w:rFonts w:ascii="Calibri" w:hAnsi="Calibri" w:cs="Calibri"/>
                <w:b/>
                <w:bCs/>
                <w:noProof/>
                <w:sz w:val="20"/>
                <w:szCs w:val="20"/>
                <w:lang w:val="en-US"/>
              </w:rPr>
              <w:t>Early PH</w:t>
            </w:r>
          </w:p>
        </w:tc>
        <w:tc>
          <w:tcPr>
            <w:tcW w:w="1350" w:type="dxa"/>
            <w:vAlign w:val="center"/>
          </w:tcPr>
          <w:p w14:paraId="4C63136A" w14:textId="77777777" w:rsidR="003D4A22" w:rsidRPr="000B3348" w:rsidRDefault="003D4A22" w:rsidP="00397336">
            <w:pPr>
              <w:pStyle w:val="NoSpacing"/>
              <w:spacing w:before="0"/>
              <w:jc w:val="center"/>
              <w:rPr>
                <w:rFonts w:ascii="Calibri" w:hAnsi="Calibri" w:cs="Calibri"/>
                <w:b/>
                <w:bCs/>
                <w:noProof/>
                <w:sz w:val="20"/>
                <w:szCs w:val="20"/>
                <w:lang w:val="en-US"/>
              </w:rPr>
            </w:pPr>
            <w:commentRangeStart w:id="23"/>
            <w:r w:rsidRPr="000B3348">
              <w:rPr>
                <w:rFonts w:ascii="Calibri" w:hAnsi="Calibri" w:cs="Calibri"/>
                <w:b/>
                <w:bCs/>
                <w:noProof/>
                <w:sz w:val="20"/>
                <w:szCs w:val="20"/>
                <w:lang w:val="en-US"/>
              </w:rPr>
              <w:t>Severe PH</w:t>
            </w:r>
            <w:commentRangeEnd w:id="23"/>
            <w:r w:rsidR="00317A46" w:rsidRPr="000B3348">
              <w:rPr>
                <w:rStyle w:val="CommentReference"/>
                <w:rFonts w:ascii="Calibri" w:hAnsi="Calibri" w:cs="Calibri"/>
                <w:b/>
                <w:bCs/>
                <w:noProof/>
                <w:sz w:val="20"/>
                <w:szCs w:val="20"/>
                <w:lang w:val="en-US"/>
              </w:rPr>
              <w:commentReference w:id="23"/>
            </w:r>
          </w:p>
          <w:p w14:paraId="524E207A" w14:textId="3AE2BAB5" w:rsidR="00547C97" w:rsidRPr="000B3348" w:rsidRDefault="00547C97" w:rsidP="00397336">
            <w:pPr>
              <w:pStyle w:val="NoSpacing"/>
              <w:spacing w:before="0"/>
              <w:jc w:val="center"/>
              <w:rPr>
                <w:rFonts w:ascii="Calibri" w:hAnsi="Calibri" w:cs="Calibri"/>
                <w:b/>
                <w:bCs/>
                <w:noProof/>
                <w:sz w:val="20"/>
                <w:szCs w:val="20"/>
                <w:lang w:val="en-US"/>
              </w:rPr>
            </w:pPr>
            <w:r w:rsidRPr="000B3348">
              <w:rPr>
                <w:rFonts w:ascii="Calibri" w:hAnsi="Calibri" w:cs="Calibri"/>
                <w:b/>
                <w:bCs/>
                <w:noProof/>
                <w:sz w:val="20"/>
                <w:szCs w:val="20"/>
                <w:lang w:val="en-US"/>
              </w:rPr>
              <w:t>no PDA</w:t>
            </w:r>
          </w:p>
        </w:tc>
        <w:tc>
          <w:tcPr>
            <w:tcW w:w="1327" w:type="dxa"/>
            <w:vAlign w:val="center"/>
          </w:tcPr>
          <w:p w14:paraId="1A40D4AB" w14:textId="6B9B64A7" w:rsidR="003D4A22" w:rsidRPr="000B3348" w:rsidRDefault="003D4A22" w:rsidP="00397336">
            <w:pPr>
              <w:pStyle w:val="NoSpacing"/>
              <w:spacing w:before="0"/>
              <w:jc w:val="center"/>
              <w:rPr>
                <w:rFonts w:ascii="Calibri" w:hAnsi="Calibri" w:cs="Calibri"/>
                <w:b/>
                <w:bCs/>
                <w:noProof/>
                <w:sz w:val="20"/>
                <w:szCs w:val="20"/>
                <w:lang w:val="en-US"/>
              </w:rPr>
            </w:pPr>
            <w:r w:rsidRPr="000B3348">
              <w:rPr>
                <w:rFonts w:ascii="Calibri" w:hAnsi="Calibri" w:cs="Calibri"/>
                <w:b/>
                <w:bCs/>
                <w:noProof/>
                <w:sz w:val="20"/>
                <w:szCs w:val="20"/>
                <w:lang w:val="en-US"/>
              </w:rPr>
              <w:t>Severe PH with PDA</w:t>
            </w:r>
          </w:p>
        </w:tc>
      </w:tr>
      <w:tr w:rsidR="003D4A22" w:rsidRPr="000B3348" w14:paraId="239AC420" w14:textId="77777777" w:rsidTr="00547C97">
        <w:tc>
          <w:tcPr>
            <w:tcW w:w="985" w:type="dxa"/>
            <w:vAlign w:val="center"/>
          </w:tcPr>
          <w:p w14:paraId="518C6F0F" w14:textId="30B866C4" w:rsidR="003D4A22" w:rsidRPr="000B3348" w:rsidRDefault="004E02AF" w:rsidP="00397336">
            <w:pPr>
              <w:pStyle w:val="NoSpacing"/>
              <w:spacing w:before="0"/>
              <w:jc w:val="center"/>
              <w:rPr>
                <w:rFonts w:ascii="Calibri" w:hAnsi="Calibri" w:cs="Calibri"/>
                <w:b/>
                <w:bCs/>
                <w:noProof/>
                <w:sz w:val="20"/>
                <w:szCs w:val="20"/>
                <w:lang w:val="en-US"/>
              </w:rPr>
            </w:pPr>
            <w:r w:rsidRPr="000B3348">
              <w:rPr>
                <w:rFonts w:ascii="Calibri" w:hAnsi="Calibri" w:cs="Calibri"/>
                <w:b/>
                <w:bCs/>
                <w:noProof/>
                <w:sz w:val="20"/>
                <w:szCs w:val="20"/>
                <w:lang w:val="en-US"/>
              </w:rPr>
              <w:t>Q</w:t>
            </w:r>
            <w:r w:rsidRPr="000B3348">
              <w:rPr>
                <w:rFonts w:ascii="Calibri" w:hAnsi="Calibri" w:cs="Calibri"/>
                <w:b/>
                <w:bCs/>
                <w:noProof/>
                <w:sz w:val="20"/>
                <w:szCs w:val="20"/>
                <w:vertAlign w:val="subscript"/>
                <w:lang w:val="en-US"/>
              </w:rPr>
              <w:t>p</w:t>
            </w:r>
          </w:p>
        </w:tc>
        <w:tc>
          <w:tcPr>
            <w:tcW w:w="1170" w:type="dxa"/>
            <w:vAlign w:val="center"/>
          </w:tcPr>
          <w:p w14:paraId="138D707D" w14:textId="3E0440E2" w:rsidR="003D4A22" w:rsidRPr="000B3348" w:rsidRDefault="003D4A22" w:rsidP="00397336">
            <w:pPr>
              <w:pStyle w:val="NoSpacing"/>
              <w:spacing w:before="0"/>
              <w:jc w:val="center"/>
              <w:rPr>
                <w:rFonts w:ascii="Calibri" w:hAnsi="Calibri" w:cs="Calibri"/>
                <w:noProof/>
                <w:sz w:val="20"/>
                <w:szCs w:val="20"/>
                <w:lang w:val="en-US"/>
              </w:rPr>
            </w:pPr>
            <w:r w:rsidRPr="000B3348">
              <w:rPr>
                <w:rFonts w:ascii="Calibri" w:hAnsi="Calibri" w:cs="Calibri"/>
                <w:noProof/>
                <w:sz w:val="20"/>
                <w:szCs w:val="20"/>
                <w:lang w:val="en-US"/>
              </w:rPr>
              <w:t>17</w:t>
            </w:r>
            <w:r w:rsidR="005139EA" w:rsidRPr="000B3348">
              <w:rPr>
                <w:rFonts w:ascii="Calibri" w:hAnsi="Calibri" w:cs="Calibri"/>
                <w:noProof/>
                <w:sz w:val="20"/>
                <w:szCs w:val="20"/>
                <w:lang w:val="en-US"/>
              </w:rPr>
              <w:t>6</w:t>
            </w:r>
          </w:p>
        </w:tc>
        <w:tc>
          <w:tcPr>
            <w:tcW w:w="1440" w:type="dxa"/>
            <w:vAlign w:val="center"/>
          </w:tcPr>
          <w:p w14:paraId="34211D50" w14:textId="609EF473" w:rsidR="003D4A22" w:rsidRPr="000B3348" w:rsidRDefault="003D4A22" w:rsidP="00397336">
            <w:pPr>
              <w:pStyle w:val="NoSpacing"/>
              <w:spacing w:before="0"/>
              <w:jc w:val="center"/>
              <w:rPr>
                <w:rFonts w:ascii="Calibri" w:hAnsi="Calibri" w:cs="Calibri"/>
                <w:noProof/>
                <w:sz w:val="20"/>
                <w:szCs w:val="20"/>
                <w:lang w:val="en-US"/>
              </w:rPr>
            </w:pPr>
            <w:r w:rsidRPr="000B3348">
              <w:rPr>
                <w:rFonts w:ascii="Calibri" w:hAnsi="Calibri" w:cs="Calibri"/>
                <w:noProof/>
                <w:sz w:val="20"/>
                <w:szCs w:val="20"/>
                <w:lang w:val="en-US"/>
              </w:rPr>
              <w:t>12</w:t>
            </w:r>
            <w:r w:rsidR="005139EA" w:rsidRPr="000B3348">
              <w:rPr>
                <w:rFonts w:ascii="Calibri" w:hAnsi="Calibri" w:cs="Calibri"/>
                <w:noProof/>
                <w:sz w:val="20"/>
                <w:szCs w:val="20"/>
                <w:lang w:val="en-US"/>
              </w:rPr>
              <w:t>6</w:t>
            </w:r>
          </w:p>
        </w:tc>
        <w:tc>
          <w:tcPr>
            <w:tcW w:w="1620" w:type="dxa"/>
            <w:vAlign w:val="center"/>
          </w:tcPr>
          <w:p w14:paraId="756E5ED9" w14:textId="63786A5E" w:rsidR="003D4A22" w:rsidRPr="000B3348" w:rsidRDefault="003D4A22" w:rsidP="00397336">
            <w:pPr>
              <w:pStyle w:val="NoSpacing"/>
              <w:spacing w:before="0"/>
              <w:jc w:val="center"/>
              <w:rPr>
                <w:rFonts w:ascii="Calibri" w:hAnsi="Calibri" w:cs="Calibri"/>
                <w:noProof/>
                <w:sz w:val="20"/>
                <w:szCs w:val="20"/>
                <w:highlight w:val="green"/>
                <w:lang w:val="en-US"/>
              </w:rPr>
            </w:pPr>
            <w:r w:rsidRPr="000B3348">
              <w:rPr>
                <w:rFonts w:ascii="Calibri" w:hAnsi="Calibri" w:cs="Calibri"/>
                <w:noProof/>
                <w:sz w:val="20"/>
                <w:szCs w:val="20"/>
                <w:lang w:val="en-US"/>
              </w:rPr>
              <w:t>10</w:t>
            </w:r>
            <w:r w:rsidR="005139EA" w:rsidRPr="000B3348">
              <w:rPr>
                <w:rFonts w:ascii="Calibri" w:hAnsi="Calibri" w:cs="Calibri"/>
                <w:noProof/>
                <w:sz w:val="20"/>
                <w:szCs w:val="20"/>
                <w:lang w:val="en-US"/>
              </w:rPr>
              <w:t>1</w:t>
            </w:r>
          </w:p>
        </w:tc>
        <w:tc>
          <w:tcPr>
            <w:tcW w:w="1170" w:type="dxa"/>
            <w:vAlign w:val="center"/>
          </w:tcPr>
          <w:p w14:paraId="2639B467" w14:textId="339D5DEB" w:rsidR="003D4A22" w:rsidRPr="000B3348" w:rsidRDefault="004E02AF" w:rsidP="00397336">
            <w:pPr>
              <w:pStyle w:val="NoSpacing"/>
              <w:spacing w:before="0"/>
              <w:jc w:val="center"/>
              <w:rPr>
                <w:rFonts w:ascii="Calibri" w:hAnsi="Calibri" w:cs="Calibri"/>
                <w:noProof/>
                <w:sz w:val="20"/>
                <w:szCs w:val="20"/>
                <w:lang w:val="en-US"/>
              </w:rPr>
            </w:pPr>
            <w:r w:rsidRPr="000B3348">
              <w:rPr>
                <w:rFonts w:ascii="Calibri" w:hAnsi="Calibri" w:cs="Calibri"/>
                <w:noProof/>
                <w:sz w:val="20"/>
                <w:szCs w:val="20"/>
                <w:lang w:val="en-US"/>
              </w:rPr>
              <w:t>179</w:t>
            </w:r>
          </w:p>
        </w:tc>
        <w:tc>
          <w:tcPr>
            <w:tcW w:w="1350" w:type="dxa"/>
            <w:vAlign w:val="center"/>
          </w:tcPr>
          <w:p w14:paraId="0ECA99C7" w14:textId="77B65C22" w:rsidR="003D4A22" w:rsidRPr="000B3348" w:rsidRDefault="003D4A22" w:rsidP="00397336">
            <w:pPr>
              <w:pStyle w:val="NoSpacing"/>
              <w:spacing w:before="0"/>
              <w:jc w:val="center"/>
              <w:rPr>
                <w:rFonts w:ascii="Calibri" w:hAnsi="Calibri" w:cs="Calibri"/>
                <w:noProof/>
                <w:sz w:val="20"/>
                <w:szCs w:val="20"/>
                <w:lang w:val="en-US"/>
              </w:rPr>
            </w:pPr>
            <w:r w:rsidRPr="000B3348">
              <w:rPr>
                <w:rFonts w:ascii="Calibri" w:hAnsi="Calibri" w:cs="Calibri"/>
                <w:noProof/>
                <w:sz w:val="20"/>
                <w:szCs w:val="20"/>
                <w:lang w:val="en-US"/>
              </w:rPr>
              <w:t>1</w:t>
            </w:r>
            <w:r w:rsidR="00210DF9" w:rsidRPr="000B3348">
              <w:rPr>
                <w:rFonts w:ascii="Calibri" w:hAnsi="Calibri" w:cs="Calibri"/>
                <w:noProof/>
                <w:sz w:val="20"/>
                <w:szCs w:val="20"/>
                <w:lang w:val="en-US"/>
              </w:rPr>
              <w:t>32</w:t>
            </w:r>
          </w:p>
        </w:tc>
        <w:tc>
          <w:tcPr>
            <w:tcW w:w="1327" w:type="dxa"/>
            <w:vAlign w:val="center"/>
          </w:tcPr>
          <w:p w14:paraId="0D7A3047" w14:textId="50A07036" w:rsidR="003D4A22" w:rsidRPr="000B3348" w:rsidRDefault="00210DF9" w:rsidP="00397336">
            <w:pPr>
              <w:pStyle w:val="NoSpacing"/>
              <w:spacing w:before="0"/>
              <w:jc w:val="center"/>
              <w:rPr>
                <w:rFonts w:ascii="Calibri" w:hAnsi="Calibri" w:cs="Calibri"/>
                <w:noProof/>
                <w:sz w:val="20"/>
                <w:szCs w:val="20"/>
                <w:highlight w:val="green"/>
                <w:lang w:val="en-US"/>
              </w:rPr>
            </w:pPr>
            <w:r w:rsidRPr="000B3348">
              <w:rPr>
                <w:rFonts w:ascii="Calibri" w:hAnsi="Calibri" w:cs="Calibri"/>
                <w:noProof/>
                <w:sz w:val="20"/>
                <w:szCs w:val="20"/>
                <w:lang w:val="en-US"/>
              </w:rPr>
              <w:t>105</w:t>
            </w:r>
          </w:p>
        </w:tc>
      </w:tr>
      <w:tr w:rsidR="003D4A22" w:rsidRPr="000B3348" w14:paraId="0D439B50" w14:textId="77777777" w:rsidTr="00547C97">
        <w:tc>
          <w:tcPr>
            <w:tcW w:w="985" w:type="dxa"/>
            <w:vAlign w:val="center"/>
          </w:tcPr>
          <w:p w14:paraId="0362B92D" w14:textId="34390638" w:rsidR="003D4A22" w:rsidRPr="000B3348" w:rsidRDefault="004E02AF" w:rsidP="00397336">
            <w:pPr>
              <w:pStyle w:val="NoSpacing"/>
              <w:spacing w:before="0"/>
              <w:jc w:val="center"/>
              <w:rPr>
                <w:rFonts w:ascii="Calibri" w:hAnsi="Calibri" w:cs="Calibri"/>
                <w:b/>
                <w:bCs/>
                <w:noProof/>
                <w:sz w:val="20"/>
                <w:szCs w:val="20"/>
                <w:lang w:val="en-US"/>
              </w:rPr>
            </w:pPr>
            <w:r w:rsidRPr="000B3348">
              <w:rPr>
                <w:rFonts w:ascii="Calibri" w:hAnsi="Calibri" w:cs="Calibri"/>
                <w:b/>
                <w:bCs/>
                <w:noProof/>
                <w:sz w:val="20"/>
                <w:szCs w:val="20"/>
                <w:lang w:val="en-US"/>
              </w:rPr>
              <w:t>Q</w:t>
            </w:r>
            <w:r w:rsidRPr="000B3348">
              <w:rPr>
                <w:rFonts w:ascii="Calibri" w:hAnsi="Calibri" w:cs="Calibri"/>
                <w:b/>
                <w:bCs/>
                <w:noProof/>
                <w:sz w:val="20"/>
                <w:szCs w:val="20"/>
                <w:vertAlign w:val="subscript"/>
                <w:lang w:val="en-US"/>
              </w:rPr>
              <w:t>s</w:t>
            </w:r>
          </w:p>
        </w:tc>
        <w:tc>
          <w:tcPr>
            <w:tcW w:w="1170" w:type="dxa"/>
            <w:vAlign w:val="center"/>
          </w:tcPr>
          <w:p w14:paraId="7D6693A3" w14:textId="7DF83515" w:rsidR="003D4A22" w:rsidRPr="000B3348" w:rsidRDefault="003D4A22" w:rsidP="00397336">
            <w:pPr>
              <w:pStyle w:val="NoSpacing"/>
              <w:spacing w:before="0"/>
              <w:jc w:val="center"/>
              <w:rPr>
                <w:rFonts w:ascii="Calibri" w:hAnsi="Calibri" w:cs="Calibri"/>
                <w:noProof/>
                <w:sz w:val="20"/>
                <w:szCs w:val="20"/>
                <w:lang w:val="en-US"/>
              </w:rPr>
            </w:pPr>
            <w:r w:rsidRPr="000B3348">
              <w:rPr>
                <w:rFonts w:ascii="Calibri" w:hAnsi="Calibri" w:cs="Calibri"/>
                <w:noProof/>
                <w:sz w:val="20"/>
                <w:szCs w:val="20"/>
                <w:lang w:val="en-US"/>
              </w:rPr>
              <w:t>17</w:t>
            </w:r>
            <w:r w:rsidR="005139EA" w:rsidRPr="000B3348">
              <w:rPr>
                <w:rFonts w:ascii="Calibri" w:hAnsi="Calibri" w:cs="Calibri"/>
                <w:noProof/>
                <w:sz w:val="20"/>
                <w:szCs w:val="20"/>
                <w:lang w:val="en-US"/>
              </w:rPr>
              <w:t>6</w:t>
            </w:r>
          </w:p>
        </w:tc>
        <w:tc>
          <w:tcPr>
            <w:tcW w:w="1440" w:type="dxa"/>
            <w:vAlign w:val="center"/>
          </w:tcPr>
          <w:p w14:paraId="633ADF6E" w14:textId="3351E3D5" w:rsidR="003D4A22" w:rsidRPr="000B3348" w:rsidRDefault="003D4A22" w:rsidP="00397336">
            <w:pPr>
              <w:pStyle w:val="NoSpacing"/>
              <w:spacing w:before="0"/>
              <w:jc w:val="center"/>
              <w:rPr>
                <w:rFonts w:ascii="Calibri" w:hAnsi="Calibri" w:cs="Calibri"/>
                <w:noProof/>
                <w:sz w:val="20"/>
                <w:szCs w:val="20"/>
                <w:lang w:val="en-US"/>
              </w:rPr>
            </w:pPr>
            <w:r w:rsidRPr="000B3348">
              <w:rPr>
                <w:rFonts w:ascii="Calibri" w:hAnsi="Calibri" w:cs="Calibri"/>
                <w:noProof/>
                <w:sz w:val="20"/>
                <w:szCs w:val="20"/>
                <w:lang w:val="en-US"/>
              </w:rPr>
              <w:t>13</w:t>
            </w:r>
            <w:r w:rsidR="005139EA" w:rsidRPr="000B3348">
              <w:rPr>
                <w:rFonts w:ascii="Calibri" w:hAnsi="Calibri" w:cs="Calibri"/>
                <w:noProof/>
                <w:sz w:val="20"/>
                <w:szCs w:val="20"/>
                <w:lang w:val="en-US"/>
              </w:rPr>
              <w:t>2</w:t>
            </w:r>
          </w:p>
        </w:tc>
        <w:tc>
          <w:tcPr>
            <w:tcW w:w="1620" w:type="dxa"/>
            <w:vAlign w:val="center"/>
          </w:tcPr>
          <w:p w14:paraId="649A6B88" w14:textId="20A9FED6" w:rsidR="003D4A22" w:rsidRPr="000B3348" w:rsidRDefault="003D4A22" w:rsidP="00397336">
            <w:pPr>
              <w:pStyle w:val="NoSpacing"/>
              <w:spacing w:before="0"/>
              <w:jc w:val="center"/>
              <w:rPr>
                <w:rFonts w:ascii="Calibri" w:hAnsi="Calibri" w:cs="Calibri"/>
                <w:noProof/>
                <w:sz w:val="20"/>
                <w:szCs w:val="20"/>
                <w:highlight w:val="green"/>
                <w:lang w:val="en-US"/>
              </w:rPr>
            </w:pPr>
            <w:r w:rsidRPr="000B3348">
              <w:rPr>
                <w:rFonts w:ascii="Calibri" w:hAnsi="Calibri" w:cs="Calibri"/>
                <w:noProof/>
                <w:sz w:val="20"/>
                <w:szCs w:val="20"/>
                <w:lang w:val="en-US"/>
              </w:rPr>
              <w:t>17</w:t>
            </w:r>
            <w:r w:rsidR="005139EA" w:rsidRPr="000B3348">
              <w:rPr>
                <w:rFonts w:ascii="Calibri" w:hAnsi="Calibri" w:cs="Calibri"/>
                <w:noProof/>
                <w:sz w:val="20"/>
                <w:szCs w:val="20"/>
                <w:lang w:val="en-US"/>
              </w:rPr>
              <w:t>6</w:t>
            </w:r>
          </w:p>
        </w:tc>
        <w:tc>
          <w:tcPr>
            <w:tcW w:w="1170" w:type="dxa"/>
            <w:vAlign w:val="center"/>
          </w:tcPr>
          <w:p w14:paraId="131C21D1" w14:textId="17916DC6" w:rsidR="003D4A22" w:rsidRPr="000B3348" w:rsidRDefault="004E02AF" w:rsidP="00397336">
            <w:pPr>
              <w:pStyle w:val="NoSpacing"/>
              <w:spacing w:before="0"/>
              <w:jc w:val="center"/>
              <w:rPr>
                <w:rFonts w:ascii="Calibri" w:hAnsi="Calibri" w:cs="Calibri"/>
                <w:noProof/>
                <w:sz w:val="20"/>
                <w:szCs w:val="20"/>
                <w:lang w:val="en-US"/>
              </w:rPr>
            </w:pPr>
            <w:r w:rsidRPr="000B3348">
              <w:rPr>
                <w:rFonts w:ascii="Calibri" w:hAnsi="Calibri" w:cs="Calibri"/>
                <w:noProof/>
                <w:sz w:val="20"/>
                <w:szCs w:val="20"/>
                <w:lang w:val="en-US"/>
              </w:rPr>
              <w:t>179</w:t>
            </w:r>
          </w:p>
        </w:tc>
        <w:tc>
          <w:tcPr>
            <w:tcW w:w="1350" w:type="dxa"/>
            <w:vAlign w:val="center"/>
          </w:tcPr>
          <w:p w14:paraId="394A077F" w14:textId="3AC0E33C" w:rsidR="003D4A22" w:rsidRPr="000B3348" w:rsidRDefault="00210DF9" w:rsidP="00397336">
            <w:pPr>
              <w:pStyle w:val="NoSpacing"/>
              <w:spacing w:before="0"/>
              <w:jc w:val="center"/>
              <w:rPr>
                <w:rFonts w:ascii="Calibri" w:hAnsi="Calibri" w:cs="Calibri"/>
                <w:noProof/>
                <w:sz w:val="20"/>
                <w:szCs w:val="20"/>
                <w:lang w:val="en-US"/>
              </w:rPr>
            </w:pPr>
            <w:r w:rsidRPr="000B3348">
              <w:rPr>
                <w:rFonts w:ascii="Calibri" w:hAnsi="Calibri" w:cs="Calibri"/>
                <w:noProof/>
                <w:sz w:val="20"/>
                <w:szCs w:val="20"/>
                <w:lang w:val="en-US"/>
              </w:rPr>
              <w:t>143</w:t>
            </w:r>
          </w:p>
        </w:tc>
        <w:tc>
          <w:tcPr>
            <w:tcW w:w="1327" w:type="dxa"/>
            <w:vAlign w:val="center"/>
          </w:tcPr>
          <w:p w14:paraId="680E724B" w14:textId="6B3174A9" w:rsidR="003D4A22" w:rsidRPr="000B3348" w:rsidRDefault="00210DF9" w:rsidP="00397336">
            <w:pPr>
              <w:pStyle w:val="NoSpacing"/>
              <w:spacing w:before="0"/>
              <w:jc w:val="center"/>
              <w:rPr>
                <w:rFonts w:ascii="Calibri" w:hAnsi="Calibri" w:cs="Calibri"/>
                <w:noProof/>
                <w:sz w:val="20"/>
                <w:szCs w:val="20"/>
                <w:highlight w:val="green"/>
                <w:lang w:val="en-US"/>
              </w:rPr>
            </w:pPr>
            <w:r w:rsidRPr="000B3348">
              <w:rPr>
                <w:rFonts w:ascii="Calibri" w:hAnsi="Calibri" w:cs="Calibri"/>
                <w:noProof/>
                <w:sz w:val="20"/>
                <w:szCs w:val="20"/>
                <w:lang w:val="en-US"/>
              </w:rPr>
              <w:t>178</w:t>
            </w:r>
          </w:p>
        </w:tc>
      </w:tr>
      <w:tr w:rsidR="003D4A22" w:rsidRPr="000B3348" w14:paraId="4AC13D2B" w14:textId="77777777" w:rsidTr="00547C97">
        <w:tc>
          <w:tcPr>
            <w:tcW w:w="985" w:type="dxa"/>
            <w:vAlign w:val="center"/>
          </w:tcPr>
          <w:p w14:paraId="75AA0D66" w14:textId="5C26B5BD" w:rsidR="003D4A22" w:rsidRPr="000B3348" w:rsidRDefault="004E02AF" w:rsidP="00397336">
            <w:pPr>
              <w:pStyle w:val="NoSpacing"/>
              <w:spacing w:before="0"/>
              <w:jc w:val="center"/>
              <w:rPr>
                <w:rFonts w:ascii="Calibri" w:hAnsi="Calibri" w:cs="Calibri"/>
                <w:b/>
                <w:bCs/>
                <w:noProof/>
                <w:sz w:val="20"/>
                <w:szCs w:val="20"/>
                <w:lang w:val="en-US"/>
              </w:rPr>
            </w:pPr>
            <w:r w:rsidRPr="000B3348">
              <w:rPr>
                <w:rFonts w:ascii="Calibri" w:hAnsi="Calibri" w:cs="Calibri"/>
                <w:b/>
                <w:bCs/>
                <w:noProof/>
                <w:sz w:val="20"/>
                <w:szCs w:val="20"/>
                <w:lang w:val="en-US"/>
              </w:rPr>
              <w:t>Q</w:t>
            </w:r>
            <w:r w:rsidRPr="000B3348">
              <w:rPr>
                <w:rFonts w:ascii="Calibri" w:hAnsi="Calibri" w:cs="Calibri"/>
                <w:b/>
                <w:bCs/>
                <w:noProof/>
                <w:sz w:val="20"/>
                <w:szCs w:val="20"/>
                <w:vertAlign w:val="subscript"/>
                <w:lang w:val="en-US"/>
              </w:rPr>
              <w:t>p</w:t>
            </w:r>
            <w:r w:rsidRPr="000B3348">
              <w:rPr>
                <w:rFonts w:ascii="Calibri" w:hAnsi="Calibri" w:cs="Calibri"/>
                <w:b/>
                <w:bCs/>
                <w:noProof/>
                <w:sz w:val="20"/>
                <w:szCs w:val="20"/>
                <w:lang w:val="en-US"/>
              </w:rPr>
              <w:t>/Q</w:t>
            </w:r>
            <w:r w:rsidRPr="000B3348">
              <w:rPr>
                <w:rFonts w:ascii="Calibri" w:hAnsi="Calibri" w:cs="Calibri"/>
                <w:b/>
                <w:bCs/>
                <w:noProof/>
                <w:sz w:val="20"/>
                <w:szCs w:val="20"/>
                <w:vertAlign w:val="subscript"/>
                <w:lang w:val="en-US"/>
              </w:rPr>
              <w:t>s</w:t>
            </w:r>
          </w:p>
        </w:tc>
        <w:tc>
          <w:tcPr>
            <w:tcW w:w="1170" w:type="dxa"/>
            <w:vAlign w:val="center"/>
          </w:tcPr>
          <w:p w14:paraId="17D0EAE2" w14:textId="5398CD77" w:rsidR="003D4A22" w:rsidRPr="000B3348" w:rsidRDefault="00B223FB" w:rsidP="00397336">
            <w:pPr>
              <w:pStyle w:val="NoSpacing"/>
              <w:spacing w:before="0"/>
              <w:jc w:val="center"/>
              <w:rPr>
                <w:rFonts w:ascii="Calibri" w:hAnsi="Calibri" w:cs="Calibri"/>
                <w:noProof/>
                <w:sz w:val="20"/>
                <w:szCs w:val="20"/>
                <w:lang w:val="en-US"/>
              </w:rPr>
            </w:pPr>
            <w:r w:rsidRPr="000B3348">
              <w:rPr>
                <w:rFonts w:ascii="Calibri" w:hAnsi="Calibri" w:cs="Calibri"/>
                <w:noProof/>
                <w:sz w:val="20"/>
                <w:szCs w:val="20"/>
                <w:lang w:val="en-US"/>
              </w:rPr>
              <w:t>1.0</w:t>
            </w:r>
          </w:p>
        </w:tc>
        <w:tc>
          <w:tcPr>
            <w:tcW w:w="1440" w:type="dxa"/>
            <w:vAlign w:val="center"/>
          </w:tcPr>
          <w:p w14:paraId="44CF9813" w14:textId="0CC21DB0" w:rsidR="003D4A22" w:rsidRPr="000B3348" w:rsidRDefault="005139EA" w:rsidP="00397336">
            <w:pPr>
              <w:pStyle w:val="NoSpacing"/>
              <w:spacing w:before="0"/>
              <w:jc w:val="center"/>
              <w:rPr>
                <w:rFonts w:ascii="Calibri" w:hAnsi="Calibri" w:cs="Calibri"/>
                <w:noProof/>
                <w:sz w:val="20"/>
                <w:szCs w:val="20"/>
                <w:lang w:val="en-US"/>
              </w:rPr>
            </w:pPr>
            <w:r w:rsidRPr="000B3348">
              <w:rPr>
                <w:rFonts w:ascii="Calibri" w:hAnsi="Calibri" w:cs="Calibri"/>
                <w:noProof/>
                <w:sz w:val="20"/>
                <w:szCs w:val="20"/>
                <w:lang w:val="en-US"/>
              </w:rPr>
              <w:t>0.95</w:t>
            </w:r>
          </w:p>
        </w:tc>
        <w:tc>
          <w:tcPr>
            <w:tcW w:w="1620" w:type="dxa"/>
            <w:vAlign w:val="center"/>
          </w:tcPr>
          <w:p w14:paraId="6B09DEAD" w14:textId="459047F3" w:rsidR="003D4A22" w:rsidRPr="000B3348" w:rsidRDefault="005139EA" w:rsidP="00397336">
            <w:pPr>
              <w:pStyle w:val="NoSpacing"/>
              <w:spacing w:before="0"/>
              <w:jc w:val="center"/>
              <w:rPr>
                <w:rFonts w:ascii="Calibri" w:hAnsi="Calibri" w:cs="Calibri"/>
                <w:noProof/>
                <w:sz w:val="20"/>
                <w:szCs w:val="20"/>
                <w:highlight w:val="green"/>
                <w:lang w:val="en-US"/>
              </w:rPr>
            </w:pPr>
            <w:r w:rsidRPr="000B3348">
              <w:rPr>
                <w:rFonts w:ascii="Calibri" w:hAnsi="Calibri" w:cs="Calibri"/>
                <w:noProof/>
                <w:sz w:val="20"/>
                <w:szCs w:val="20"/>
                <w:lang w:val="en-US"/>
              </w:rPr>
              <w:t>0.57</w:t>
            </w:r>
          </w:p>
        </w:tc>
        <w:tc>
          <w:tcPr>
            <w:tcW w:w="1170" w:type="dxa"/>
            <w:vAlign w:val="center"/>
          </w:tcPr>
          <w:p w14:paraId="74B08184" w14:textId="769714B2" w:rsidR="003D4A22" w:rsidRPr="000B3348" w:rsidRDefault="00210DF9" w:rsidP="00397336">
            <w:pPr>
              <w:pStyle w:val="NoSpacing"/>
              <w:spacing w:before="0"/>
              <w:jc w:val="center"/>
              <w:rPr>
                <w:rFonts w:ascii="Calibri" w:hAnsi="Calibri" w:cs="Calibri"/>
                <w:noProof/>
                <w:sz w:val="20"/>
                <w:szCs w:val="20"/>
                <w:lang w:val="en-US"/>
              </w:rPr>
            </w:pPr>
            <w:r w:rsidRPr="000B3348">
              <w:rPr>
                <w:rFonts w:ascii="Calibri" w:hAnsi="Calibri" w:cs="Calibri"/>
                <w:noProof/>
                <w:sz w:val="20"/>
                <w:szCs w:val="20"/>
                <w:lang w:val="en-US"/>
              </w:rPr>
              <w:t>1.0</w:t>
            </w:r>
          </w:p>
        </w:tc>
        <w:tc>
          <w:tcPr>
            <w:tcW w:w="1350" w:type="dxa"/>
            <w:vAlign w:val="center"/>
          </w:tcPr>
          <w:p w14:paraId="326589BC" w14:textId="1A292DC4" w:rsidR="003D4A22" w:rsidRPr="000B3348" w:rsidRDefault="00210DF9" w:rsidP="00397336">
            <w:pPr>
              <w:pStyle w:val="NoSpacing"/>
              <w:spacing w:before="0"/>
              <w:jc w:val="center"/>
              <w:rPr>
                <w:rFonts w:ascii="Calibri" w:hAnsi="Calibri" w:cs="Calibri"/>
                <w:noProof/>
                <w:sz w:val="20"/>
                <w:szCs w:val="20"/>
                <w:lang w:val="en-US"/>
              </w:rPr>
            </w:pPr>
            <w:r w:rsidRPr="000B3348">
              <w:rPr>
                <w:rFonts w:ascii="Calibri" w:hAnsi="Calibri" w:cs="Calibri"/>
                <w:noProof/>
                <w:sz w:val="20"/>
                <w:szCs w:val="20"/>
                <w:lang w:val="en-US"/>
              </w:rPr>
              <w:t>0.92</w:t>
            </w:r>
          </w:p>
        </w:tc>
        <w:tc>
          <w:tcPr>
            <w:tcW w:w="1327" w:type="dxa"/>
            <w:vAlign w:val="center"/>
          </w:tcPr>
          <w:p w14:paraId="7C61B09C" w14:textId="0291FE97" w:rsidR="003D4A22" w:rsidRPr="000B3348" w:rsidRDefault="00210DF9" w:rsidP="00397336">
            <w:pPr>
              <w:pStyle w:val="NoSpacing"/>
              <w:spacing w:before="0"/>
              <w:jc w:val="center"/>
              <w:rPr>
                <w:rFonts w:ascii="Calibri" w:hAnsi="Calibri" w:cs="Calibri"/>
                <w:noProof/>
                <w:sz w:val="20"/>
                <w:szCs w:val="20"/>
                <w:highlight w:val="green"/>
                <w:lang w:val="en-US"/>
              </w:rPr>
            </w:pPr>
            <w:r w:rsidRPr="000B3348">
              <w:rPr>
                <w:rFonts w:ascii="Calibri" w:hAnsi="Calibri" w:cs="Calibri"/>
                <w:noProof/>
                <w:sz w:val="20"/>
                <w:szCs w:val="20"/>
                <w:lang w:val="en-US"/>
              </w:rPr>
              <w:t>0.59</w:t>
            </w:r>
          </w:p>
        </w:tc>
      </w:tr>
      <w:tr w:rsidR="003D4A22" w:rsidRPr="000B3348" w14:paraId="444B97F9" w14:textId="77777777" w:rsidTr="00547C97">
        <w:tc>
          <w:tcPr>
            <w:tcW w:w="985" w:type="dxa"/>
            <w:vAlign w:val="center"/>
          </w:tcPr>
          <w:p w14:paraId="7254750F" w14:textId="53182DFA" w:rsidR="003D4A22" w:rsidRPr="000B3348" w:rsidRDefault="004E02AF" w:rsidP="00397336">
            <w:pPr>
              <w:pStyle w:val="NoSpacing"/>
              <w:spacing w:before="0"/>
              <w:jc w:val="center"/>
              <w:rPr>
                <w:rFonts w:ascii="Calibri" w:hAnsi="Calibri" w:cs="Calibri"/>
                <w:b/>
                <w:bCs/>
                <w:noProof/>
                <w:sz w:val="20"/>
                <w:szCs w:val="20"/>
                <w:lang w:val="en-US"/>
              </w:rPr>
            </w:pPr>
            <w:r w:rsidRPr="000B3348">
              <w:rPr>
                <w:rFonts w:ascii="Calibri" w:hAnsi="Calibri" w:cs="Calibri"/>
                <w:b/>
                <w:bCs/>
                <w:noProof/>
                <w:sz w:val="20"/>
                <w:szCs w:val="20"/>
                <w:lang w:val="en-US"/>
              </w:rPr>
              <w:t>TPG</w:t>
            </w:r>
          </w:p>
        </w:tc>
        <w:tc>
          <w:tcPr>
            <w:tcW w:w="1170" w:type="dxa"/>
            <w:vAlign w:val="center"/>
          </w:tcPr>
          <w:p w14:paraId="2D1BA382" w14:textId="32039FA5" w:rsidR="003D4A22" w:rsidRPr="000B3348" w:rsidRDefault="00B223FB" w:rsidP="00397336">
            <w:pPr>
              <w:pStyle w:val="NoSpacing"/>
              <w:spacing w:before="0"/>
              <w:jc w:val="center"/>
              <w:rPr>
                <w:rFonts w:ascii="Calibri" w:hAnsi="Calibri" w:cs="Calibri"/>
                <w:noProof/>
                <w:sz w:val="20"/>
                <w:szCs w:val="20"/>
                <w:lang w:val="en-US"/>
              </w:rPr>
            </w:pPr>
            <w:r w:rsidRPr="000B3348">
              <w:rPr>
                <w:rFonts w:ascii="Calibri" w:hAnsi="Calibri" w:cs="Calibri"/>
                <w:noProof/>
                <w:sz w:val="20"/>
                <w:szCs w:val="20"/>
                <w:lang w:val="en-US"/>
              </w:rPr>
              <w:t>34</w:t>
            </w:r>
          </w:p>
        </w:tc>
        <w:tc>
          <w:tcPr>
            <w:tcW w:w="1440" w:type="dxa"/>
            <w:vAlign w:val="center"/>
          </w:tcPr>
          <w:p w14:paraId="185C6AA6" w14:textId="34573C87" w:rsidR="003D4A22" w:rsidRPr="000B3348" w:rsidRDefault="005139EA" w:rsidP="00397336">
            <w:pPr>
              <w:pStyle w:val="NoSpacing"/>
              <w:spacing w:before="0"/>
              <w:jc w:val="center"/>
              <w:rPr>
                <w:rFonts w:ascii="Calibri" w:hAnsi="Calibri" w:cs="Calibri"/>
                <w:noProof/>
                <w:sz w:val="20"/>
                <w:szCs w:val="20"/>
                <w:lang w:val="en-US"/>
              </w:rPr>
            </w:pPr>
            <w:r w:rsidRPr="000B3348">
              <w:rPr>
                <w:rFonts w:ascii="Calibri" w:hAnsi="Calibri" w:cs="Calibri"/>
                <w:noProof/>
                <w:sz w:val="20"/>
                <w:szCs w:val="20"/>
                <w:lang w:val="en-US"/>
              </w:rPr>
              <w:t>48</w:t>
            </w:r>
          </w:p>
        </w:tc>
        <w:tc>
          <w:tcPr>
            <w:tcW w:w="1620" w:type="dxa"/>
            <w:vAlign w:val="center"/>
          </w:tcPr>
          <w:p w14:paraId="2C743387" w14:textId="1BA41CD7" w:rsidR="003D4A22" w:rsidRPr="000B3348" w:rsidRDefault="005139EA" w:rsidP="00397336">
            <w:pPr>
              <w:pStyle w:val="NoSpacing"/>
              <w:spacing w:before="0"/>
              <w:jc w:val="center"/>
              <w:rPr>
                <w:rFonts w:ascii="Calibri" w:hAnsi="Calibri" w:cs="Calibri"/>
                <w:noProof/>
                <w:sz w:val="20"/>
                <w:szCs w:val="20"/>
                <w:highlight w:val="green"/>
                <w:lang w:val="en-US"/>
              </w:rPr>
            </w:pPr>
            <w:r w:rsidRPr="000B3348">
              <w:rPr>
                <w:rFonts w:ascii="Calibri" w:hAnsi="Calibri" w:cs="Calibri"/>
                <w:noProof/>
                <w:sz w:val="20"/>
                <w:szCs w:val="20"/>
                <w:lang w:val="en-US"/>
              </w:rPr>
              <w:t>36</w:t>
            </w:r>
          </w:p>
        </w:tc>
        <w:tc>
          <w:tcPr>
            <w:tcW w:w="1170" w:type="dxa"/>
            <w:vAlign w:val="center"/>
          </w:tcPr>
          <w:p w14:paraId="00E997FD" w14:textId="2A17B174" w:rsidR="003D4A22" w:rsidRPr="000B3348" w:rsidRDefault="006D2319" w:rsidP="00397336">
            <w:pPr>
              <w:pStyle w:val="NoSpacing"/>
              <w:spacing w:before="0"/>
              <w:jc w:val="center"/>
              <w:rPr>
                <w:rFonts w:ascii="Calibri" w:hAnsi="Calibri" w:cs="Calibri"/>
                <w:noProof/>
                <w:sz w:val="20"/>
                <w:szCs w:val="20"/>
                <w:lang w:val="en-US"/>
              </w:rPr>
            </w:pPr>
            <w:r w:rsidRPr="000B3348">
              <w:rPr>
                <w:rFonts w:ascii="Calibri" w:hAnsi="Calibri" w:cs="Calibri"/>
                <w:noProof/>
                <w:sz w:val="20"/>
                <w:szCs w:val="20"/>
                <w:lang w:val="en-US"/>
              </w:rPr>
              <w:t>35</w:t>
            </w:r>
          </w:p>
        </w:tc>
        <w:tc>
          <w:tcPr>
            <w:tcW w:w="1350" w:type="dxa"/>
            <w:vAlign w:val="center"/>
          </w:tcPr>
          <w:p w14:paraId="1C788580" w14:textId="76EE4D5B" w:rsidR="003D4A22" w:rsidRPr="000B3348" w:rsidRDefault="006D2319" w:rsidP="00397336">
            <w:pPr>
              <w:pStyle w:val="NoSpacing"/>
              <w:spacing w:before="0"/>
              <w:jc w:val="center"/>
              <w:rPr>
                <w:rFonts w:ascii="Calibri" w:hAnsi="Calibri" w:cs="Calibri"/>
                <w:noProof/>
                <w:sz w:val="20"/>
                <w:szCs w:val="20"/>
                <w:lang w:val="en-US"/>
              </w:rPr>
            </w:pPr>
            <w:r w:rsidRPr="000B3348">
              <w:rPr>
                <w:rFonts w:ascii="Calibri" w:hAnsi="Calibri" w:cs="Calibri"/>
                <w:noProof/>
                <w:sz w:val="20"/>
                <w:szCs w:val="20"/>
                <w:lang w:val="en-US"/>
              </w:rPr>
              <w:t>47</w:t>
            </w:r>
          </w:p>
        </w:tc>
        <w:tc>
          <w:tcPr>
            <w:tcW w:w="1327" w:type="dxa"/>
            <w:vAlign w:val="center"/>
          </w:tcPr>
          <w:p w14:paraId="56A64901" w14:textId="0A3CC21C" w:rsidR="003D4A22" w:rsidRPr="000B3348" w:rsidRDefault="006D2319" w:rsidP="00397336">
            <w:pPr>
              <w:pStyle w:val="NoSpacing"/>
              <w:spacing w:before="0"/>
              <w:jc w:val="center"/>
              <w:rPr>
                <w:rFonts w:ascii="Calibri" w:hAnsi="Calibri" w:cs="Calibri"/>
                <w:noProof/>
                <w:sz w:val="20"/>
                <w:szCs w:val="20"/>
                <w:lang w:val="en-US"/>
              </w:rPr>
            </w:pPr>
            <w:r w:rsidRPr="000B3348">
              <w:rPr>
                <w:rFonts w:ascii="Calibri" w:hAnsi="Calibri" w:cs="Calibri"/>
                <w:noProof/>
                <w:sz w:val="20"/>
                <w:szCs w:val="20"/>
                <w:lang w:val="en-US"/>
              </w:rPr>
              <w:t>37</w:t>
            </w:r>
          </w:p>
        </w:tc>
      </w:tr>
      <w:tr w:rsidR="003D4A22" w:rsidRPr="000B3348" w14:paraId="71701D04" w14:textId="77777777" w:rsidTr="00547C97">
        <w:tc>
          <w:tcPr>
            <w:tcW w:w="985" w:type="dxa"/>
            <w:vAlign w:val="center"/>
          </w:tcPr>
          <w:p w14:paraId="2311FD35" w14:textId="13CF45CE" w:rsidR="003D4A22" w:rsidRPr="000B3348" w:rsidRDefault="00B223FB" w:rsidP="00397336">
            <w:pPr>
              <w:pStyle w:val="NoSpacing"/>
              <w:spacing w:before="0"/>
              <w:jc w:val="center"/>
              <w:rPr>
                <w:rFonts w:ascii="Calibri" w:hAnsi="Calibri" w:cs="Calibri"/>
                <w:b/>
                <w:bCs/>
                <w:noProof/>
                <w:sz w:val="20"/>
                <w:szCs w:val="20"/>
                <w:lang w:val="en-US"/>
              </w:rPr>
            </w:pPr>
            <w:r w:rsidRPr="000B3348">
              <w:rPr>
                <w:rFonts w:ascii="Calibri" w:hAnsi="Calibri" w:cs="Calibri"/>
                <w:b/>
                <w:bCs/>
                <w:noProof/>
                <w:sz w:val="20"/>
                <w:szCs w:val="20"/>
                <w:lang w:val="en-US"/>
              </w:rPr>
              <w:t>PVR</w:t>
            </w:r>
          </w:p>
        </w:tc>
        <w:tc>
          <w:tcPr>
            <w:tcW w:w="1170" w:type="dxa"/>
            <w:vAlign w:val="center"/>
          </w:tcPr>
          <w:p w14:paraId="042B9441" w14:textId="1F89CE19" w:rsidR="003D4A22" w:rsidRPr="000B3348" w:rsidRDefault="00B223FB" w:rsidP="00397336">
            <w:pPr>
              <w:pStyle w:val="NoSpacing"/>
              <w:spacing w:before="0"/>
              <w:jc w:val="center"/>
              <w:rPr>
                <w:rFonts w:ascii="Calibri" w:hAnsi="Calibri" w:cs="Calibri"/>
                <w:noProof/>
                <w:sz w:val="20"/>
                <w:szCs w:val="20"/>
                <w:lang w:val="en-US"/>
              </w:rPr>
            </w:pPr>
            <w:r w:rsidRPr="000B3348">
              <w:rPr>
                <w:rFonts w:ascii="Calibri" w:hAnsi="Calibri" w:cs="Calibri"/>
                <w:noProof/>
                <w:sz w:val="20"/>
                <w:szCs w:val="20"/>
                <w:lang w:val="en-US"/>
              </w:rPr>
              <w:t>0.19</w:t>
            </w:r>
          </w:p>
        </w:tc>
        <w:tc>
          <w:tcPr>
            <w:tcW w:w="1440" w:type="dxa"/>
            <w:vAlign w:val="center"/>
          </w:tcPr>
          <w:p w14:paraId="16E3255B" w14:textId="64EE6DDC" w:rsidR="003D4A22" w:rsidRPr="000B3348" w:rsidRDefault="005139EA" w:rsidP="00397336">
            <w:pPr>
              <w:pStyle w:val="NoSpacing"/>
              <w:spacing w:before="0"/>
              <w:jc w:val="center"/>
              <w:rPr>
                <w:rFonts w:ascii="Calibri" w:hAnsi="Calibri" w:cs="Calibri"/>
                <w:noProof/>
                <w:sz w:val="20"/>
                <w:szCs w:val="20"/>
                <w:lang w:val="en-US"/>
              </w:rPr>
            </w:pPr>
            <w:r w:rsidRPr="000B3348">
              <w:rPr>
                <w:rFonts w:ascii="Calibri" w:hAnsi="Calibri" w:cs="Calibri"/>
                <w:noProof/>
                <w:sz w:val="20"/>
                <w:szCs w:val="20"/>
                <w:lang w:val="en-US"/>
              </w:rPr>
              <w:t>0.38</w:t>
            </w:r>
          </w:p>
        </w:tc>
        <w:tc>
          <w:tcPr>
            <w:tcW w:w="1620" w:type="dxa"/>
            <w:vAlign w:val="center"/>
          </w:tcPr>
          <w:p w14:paraId="231CE030" w14:textId="6A31B410" w:rsidR="003D4A22" w:rsidRPr="000B3348" w:rsidRDefault="005139EA" w:rsidP="00397336">
            <w:pPr>
              <w:pStyle w:val="NoSpacing"/>
              <w:spacing w:before="0"/>
              <w:jc w:val="center"/>
              <w:rPr>
                <w:rFonts w:ascii="Calibri" w:hAnsi="Calibri" w:cs="Calibri"/>
                <w:noProof/>
                <w:sz w:val="20"/>
                <w:szCs w:val="20"/>
                <w:lang w:val="en-US"/>
              </w:rPr>
            </w:pPr>
            <w:r w:rsidRPr="000B3348">
              <w:rPr>
                <w:rFonts w:ascii="Calibri" w:hAnsi="Calibri" w:cs="Calibri"/>
                <w:noProof/>
                <w:sz w:val="20"/>
                <w:szCs w:val="20"/>
                <w:lang w:val="en-US"/>
              </w:rPr>
              <w:t>0.36</w:t>
            </w:r>
          </w:p>
        </w:tc>
        <w:tc>
          <w:tcPr>
            <w:tcW w:w="1170" w:type="dxa"/>
            <w:vAlign w:val="center"/>
          </w:tcPr>
          <w:p w14:paraId="25D159E5" w14:textId="6B7CB52D" w:rsidR="003D4A22" w:rsidRPr="000B3348" w:rsidRDefault="006D2319" w:rsidP="00397336">
            <w:pPr>
              <w:pStyle w:val="NoSpacing"/>
              <w:spacing w:before="0"/>
              <w:jc w:val="center"/>
              <w:rPr>
                <w:rFonts w:ascii="Calibri" w:hAnsi="Calibri" w:cs="Calibri"/>
                <w:noProof/>
                <w:sz w:val="20"/>
                <w:szCs w:val="20"/>
                <w:lang w:val="en-US"/>
              </w:rPr>
            </w:pPr>
            <w:r w:rsidRPr="000B3348">
              <w:rPr>
                <w:rFonts w:ascii="Calibri" w:hAnsi="Calibri" w:cs="Calibri"/>
                <w:noProof/>
                <w:sz w:val="20"/>
                <w:szCs w:val="20"/>
                <w:lang w:val="en-US"/>
              </w:rPr>
              <w:t>0.19</w:t>
            </w:r>
          </w:p>
        </w:tc>
        <w:tc>
          <w:tcPr>
            <w:tcW w:w="1350" w:type="dxa"/>
            <w:vAlign w:val="center"/>
          </w:tcPr>
          <w:p w14:paraId="6B727277" w14:textId="223CAC3D" w:rsidR="003D4A22" w:rsidRPr="000B3348" w:rsidRDefault="006D2319" w:rsidP="00397336">
            <w:pPr>
              <w:pStyle w:val="NoSpacing"/>
              <w:spacing w:before="0"/>
              <w:jc w:val="center"/>
              <w:rPr>
                <w:rFonts w:ascii="Calibri" w:hAnsi="Calibri" w:cs="Calibri"/>
                <w:noProof/>
                <w:sz w:val="20"/>
                <w:szCs w:val="20"/>
                <w:lang w:val="en-US"/>
              </w:rPr>
            </w:pPr>
            <w:r w:rsidRPr="000B3348">
              <w:rPr>
                <w:rFonts w:ascii="Calibri" w:hAnsi="Calibri" w:cs="Calibri"/>
                <w:noProof/>
                <w:sz w:val="20"/>
                <w:szCs w:val="20"/>
                <w:lang w:val="en-US"/>
              </w:rPr>
              <w:t>0.36</w:t>
            </w:r>
          </w:p>
        </w:tc>
        <w:tc>
          <w:tcPr>
            <w:tcW w:w="1327" w:type="dxa"/>
            <w:vAlign w:val="center"/>
          </w:tcPr>
          <w:p w14:paraId="209E3BFD" w14:textId="07213FFC" w:rsidR="003D4A22" w:rsidRPr="000B3348" w:rsidRDefault="006D2319" w:rsidP="00397336">
            <w:pPr>
              <w:pStyle w:val="NoSpacing"/>
              <w:spacing w:before="0"/>
              <w:jc w:val="center"/>
              <w:rPr>
                <w:rFonts w:ascii="Calibri" w:hAnsi="Calibri" w:cs="Calibri"/>
                <w:noProof/>
                <w:sz w:val="20"/>
                <w:szCs w:val="20"/>
                <w:lang w:val="en-US"/>
              </w:rPr>
            </w:pPr>
            <w:r w:rsidRPr="000B3348">
              <w:rPr>
                <w:rFonts w:ascii="Calibri" w:hAnsi="Calibri" w:cs="Calibri"/>
                <w:noProof/>
                <w:sz w:val="20"/>
                <w:szCs w:val="20"/>
                <w:lang w:val="en-US"/>
              </w:rPr>
              <w:t>0.37</w:t>
            </w:r>
          </w:p>
        </w:tc>
      </w:tr>
      <w:tr w:rsidR="00652D1C" w:rsidRPr="000B3348" w14:paraId="5A9A29EB" w14:textId="77777777" w:rsidTr="00547C97">
        <w:tc>
          <w:tcPr>
            <w:tcW w:w="985" w:type="dxa"/>
            <w:vAlign w:val="center"/>
          </w:tcPr>
          <w:p w14:paraId="06490DB2" w14:textId="37F62B80" w:rsidR="00652D1C" w:rsidRPr="000B3348" w:rsidRDefault="00E12616" w:rsidP="00E12616">
            <w:pPr>
              <w:pStyle w:val="NoSpacing"/>
              <w:spacing w:before="0"/>
              <w:jc w:val="center"/>
              <w:rPr>
                <w:rFonts w:ascii="Calibri" w:hAnsi="Calibri" w:cs="Calibri"/>
                <w:b/>
                <w:bCs/>
                <w:noProof/>
                <w:sz w:val="20"/>
                <w:szCs w:val="20"/>
              </w:rPr>
            </w:pPr>
            <w:r w:rsidRPr="000B3348">
              <w:rPr>
                <w:rFonts w:ascii="Calibri" w:hAnsi="Calibri" w:cs="Calibri"/>
                <w:b/>
                <w:bCs/>
                <w:noProof/>
                <w:sz w:val="20"/>
                <w:szCs w:val="20"/>
              </w:rPr>
              <w:t>RVP</w:t>
            </w:r>
          </w:p>
        </w:tc>
        <w:tc>
          <w:tcPr>
            <w:tcW w:w="1170" w:type="dxa"/>
            <w:vAlign w:val="center"/>
          </w:tcPr>
          <w:p w14:paraId="3B9F1000" w14:textId="6E1F8072" w:rsidR="00652D1C" w:rsidRPr="000B3348" w:rsidRDefault="00E12616" w:rsidP="00E12616">
            <w:pPr>
              <w:pStyle w:val="NoSpacing"/>
              <w:spacing w:before="0"/>
              <w:jc w:val="center"/>
              <w:rPr>
                <w:rFonts w:ascii="Calibri" w:hAnsi="Calibri" w:cs="Calibri"/>
                <w:noProof/>
                <w:sz w:val="20"/>
                <w:szCs w:val="20"/>
              </w:rPr>
            </w:pPr>
            <w:r w:rsidRPr="000B3348">
              <w:rPr>
                <w:rFonts w:ascii="Calibri" w:hAnsi="Calibri" w:cs="Calibri"/>
                <w:noProof/>
                <w:sz w:val="20"/>
                <w:szCs w:val="20"/>
              </w:rPr>
              <w:t>58/7</w:t>
            </w:r>
          </w:p>
        </w:tc>
        <w:tc>
          <w:tcPr>
            <w:tcW w:w="1440" w:type="dxa"/>
            <w:vAlign w:val="center"/>
          </w:tcPr>
          <w:p w14:paraId="60359B87" w14:textId="5723E2FC" w:rsidR="00652D1C" w:rsidRPr="000B3348" w:rsidRDefault="00E12616" w:rsidP="00E12616">
            <w:pPr>
              <w:pStyle w:val="NoSpacing"/>
              <w:spacing w:before="0"/>
              <w:jc w:val="center"/>
              <w:rPr>
                <w:rFonts w:ascii="Calibri" w:hAnsi="Calibri" w:cs="Calibri"/>
                <w:noProof/>
                <w:sz w:val="20"/>
                <w:szCs w:val="20"/>
              </w:rPr>
            </w:pPr>
            <w:r w:rsidRPr="000B3348">
              <w:rPr>
                <w:rFonts w:ascii="Calibri" w:hAnsi="Calibri" w:cs="Calibri"/>
                <w:noProof/>
                <w:sz w:val="20"/>
                <w:szCs w:val="20"/>
              </w:rPr>
              <w:t>70/8</w:t>
            </w:r>
          </w:p>
        </w:tc>
        <w:tc>
          <w:tcPr>
            <w:tcW w:w="1620" w:type="dxa"/>
            <w:vAlign w:val="center"/>
          </w:tcPr>
          <w:p w14:paraId="039C677C" w14:textId="3CCDF249" w:rsidR="00652D1C" w:rsidRPr="000B3348" w:rsidRDefault="00E12616" w:rsidP="00E12616">
            <w:pPr>
              <w:pStyle w:val="NoSpacing"/>
              <w:spacing w:before="0"/>
              <w:jc w:val="center"/>
              <w:rPr>
                <w:rFonts w:ascii="Calibri" w:hAnsi="Calibri" w:cs="Calibri"/>
                <w:noProof/>
                <w:sz w:val="20"/>
                <w:szCs w:val="20"/>
              </w:rPr>
            </w:pPr>
            <w:r w:rsidRPr="000B3348">
              <w:rPr>
                <w:rFonts w:ascii="Calibri" w:hAnsi="Calibri" w:cs="Calibri"/>
                <w:noProof/>
                <w:sz w:val="20"/>
                <w:szCs w:val="20"/>
              </w:rPr>
              <w:t>60/7</w:t>
            </w:r>
          </w:p>
        </w:tc>
        <w:tc>
          <w:tcPr>
            <w:tcW w:w="1170" w:type="dxa"/>
            <w:vAlign w:val="center"/>
          </w:tcPr>
          <w:p w14:paraId="223AA091" w14:textId="3A798E23" w:rsidR="00652D1C" w:rsidRPr="000B3348" w:rsidRDefault="006D2319" w:rsidP="00E12616">
            <w:pPr>
              <w:pStyle w:val="NoSpacing"/>
              <w:spacing w:before="0"/>
              <w:jc w:val="center"/>
              <w:rPr>
                <w:rFonts w:ascii="Calibri" w:hAnsi="Calibri" w:cs="Calibri"/>
                <w:noProof/>
                <w:sz w:val="20"/>
                <w:szCs w:val="20"/>
              </w:rPr>
            </w:pPr>
            <w:r w:rsidRPr="000B3348">
              <w:rPr>
                <w:rFonts w:ascii="Calibri" w:hAnsi="Calibri" w:cs="Calibri"/>
                <w:noProof/>
                <w:sz w:val="20"/>
                <w:szCs w:val="20"/>
              </w:rPr>
              <w:t>55/7</w:t>
            </w:r>
          </w:p>
        </w:tc>
        <w:tc>
          <w:tcPr>
            <w:tcW w:w="1350" w:type="dxa"/>
            <w:vAlign w:val="center"/>
          </w:tcPr>
          <w:p w14:paraId="3E2EAE12" w14:textId="1B3DC27A" w:rsidR="00652D1C" w:rsidRPr="000B3348" w:rsidRDefault="006D2319" w:rsidP="00E12616">
            <w:pPr>
              <w:pStyle w:val="NoSpacing"/>
              <w:spacing w:before="0"/>
              <w:jc w:val="center"/>
              <w:rPr>
                <w:rFonts w:ascii="Calibri" w:hAnsi="Calibri" w:cs="Calibri"/>
                <w:noProof/>
                <w:sz w:val="20"/>
                <w:szCs w:val="20"/>
              </w:rPr>
            </w:pPr>
            <w:r w:rsidRPr="000B3348">
              <w:rPr>
                <w:rFonts w:ascii="Calibri" w:hAnsi="Calibri" w:cs="Calibri"/>
                <w:noProof/>
                <w:sz w:val="20"/>
                <w:szCs w:val="20"/>
              </w:rPr>
              <w:t>68/7</w:t>
            </w:r>
          </w:p>
        </w:tc>
        <w:tc>
          <w:tcPr>
            <w:tcW w:w="1327" w:type="dxa"/>
            <w:vAlign w:val="center"/>
          </w:tcPr>
          <w:p w14:paraId="1FD8C8C0" w14:textId="165BC90C" w:rsidR="00652D1C" w:rsidRPr="000B3348" w:rsidRDefault="006D2319" w:rsidP="00E12616">
            <w:pPr>
              <w:pStyle w:val="NoSpacing"/>
              <w:spacing w:before="0"/>
              <w:jc w:val="center"/>
              <w:rPr>
                <w:rFonts w:ascii="Calibri" w:hAnsi="Calibri" w:cs="Calibri"/>
                <w:noProof/>
                <w:sz w:val="20"/>
                <w:szCs w:val="20"/>
              </w:rPr>
            </w:pPr>
            <w:r w:rsidRPr="000B3348">
              <w:rPr>
                <w:rFonts w:ascii="Calibri" w:hAnsi="Calibri" w:cs="Calibri"/>
                <w:noProof/>
                <w:sz w:val="20"/>
                <w:szCs w:val="20"/>
              </w:rPr>
              <w:t>63/8</w:t>
            </w:r>
          </w:p>
        </w:tc>
      </w:tr>
      <w:tr w:rsidR="00E12616" w:rsidRPr="000B3348" w14:paraId="1B0B1C8D" w14:textId="77777777" w:rsidTr="00547C97">
        <w:tc>
          <w:tcPr>
            <w:tcW w:w="985" w:type="dxa"/>
            <w:vAlign w:val="center"/>
          </w:tcPr>
          <w:p w14:paraId="283F94F4" w14:textId="7D3FA59F" w:rsidR="00E12616" w:rsidRPr="000B3348" w:rsidRDefault="00E12616" w:rsidP="00E12616">
            <w:pPr>
              <w:pStyle w:val="NoSpacing"/>
              <w:spacing w:before="0"/>
              <w:jc w:val="center"/>
              <w:rPr>
                <w:rFonts w:ascii="Calibri" w:hAnsi="Calibri" w:cs="Calibri"/>
                <w:b/>
                <w:bCs/>
                <w:noProof/>
                <w:sz w:val="20"/>
                <w:szCs w:val="20"/>
              </w:rPr>
            </w:pPr>
            <w:r w:rsidRPr="000B3348">
              <w:rPr>
                <w:rFonts w:ascii="Calibri" w:hAnsi="Calibri" w:cs="Calibri"/>
                <w:b/>
                <w:bCs/>
                <w:noProof/>
                <w:sz w:val="20"/>
                <w:szCs w:val="20"/>
              </w:rPr>
              <w:t>LVP</w:t>
            </w:r>
          </w:p>
        </w:tc>
        <w:tc>
          <w:tcPr>
            <w:tcW w:w="1170" w:type="dxa"/>
            <w:vAlign w:val="center"/>
          </w:tcPr>
          <w:p w14:paraId="2A4226EA" w14:textId="4840C5B0" w:rsidR="00E12616" w:rsidRPr="000B3348" w:rsidRDefault="00E12616" w:rsidP="00E12616">
            <w:pPr>
              <w:pStyle w:val="NoSpacing"/>
              <w:spacing w:before="0"/>
              <w:jc w:val="center"/>
              <w:rPr>
                <w:rFonts w:ascii="Calibri" w:hAnsi="Calibri" w:cs="Calibri"/>
                <w:noProof/>
                <w:sz w:val="20"/>
                <w:szCs w:val="20"/>
              </w:rPr>
            </w:pPr>
            <w:r w:rsidRPr="000B3348">
              <w:rPr>
                <w:rFonts w:ascii="Calibri" w:hAnsi="Calibri" w:cs="Calibri"/>
                <w:noProof/>
                <w:sz w:val="20"/>
                <w:szCs w:val="20"/>
              </w:rPr>
              <w:t>64/6</w:t>
            </w:r>
          </w:p>
        </w:tc>
        <w:tc>
          <w:tcPr>
            <w:tcW w:w="1440" w:type="dxa"/>
            <w:vAlign w:val="center"/>
          </w:tcPr>
          <w:p w14:paraId="46DBA36B" w14:textId="412FCB00" w:rsidR="00E12616" w:rsidRPr="000B3348" w:rsidRDefault="00E12616" w:rsidP="00E12616">
            <w:pPr>
              <w:pStyle w:val="NoSpacing"/>
              <w:spacing w:before="0"/>
              <w:jc w:val="center"/>
              <w:rPr>
                <w:rFonts w:ascii="Calibri" w:hAnsi="Calibri" w:cs="Calibri"/>
                <w:noProof/>
                <w:sz w:val="20"/>
                <w:szCs w:val="20"/>
              </w:rPr>
            </w:pPr>
            <w:r w:rsidRPr="000B3348">
              <w:rPr>
                <w:rFonts w:ascii="Calibri" w:hAnsi="Calibri" w:cs="Calibri"/>
                <w:noProof/>
                <w:sz w:val="20"/>
                <w:szCs w:val="20"/>
              </w:rPr>
              <w:t>50/6</w:t>
            </w:r>
          </w:p>
        </w:tc>
        <w:tc>
          <w:tcPr>
            <w:tcW w:w="1620" w:type="dxa"/>
            <w:vAlign w:val="center"/>
          </w:tcPr>
          <w:p w14:paraId="7319137D" w14:textId="502A3FF2" w:rsidR="00E12616" w:rsidRPr="000B3348" w:rsidRDefault="00E12616" w:rsidP="00E12616">
            <w:pPr>
              <w:pStyle w:val="NoSpacing"/>
              <w:spacing w:before="0"/>
              <w:jc w:val="center"/>
              <w:rPr>
                <w:rFonts w:ascii="Calibri" w:hAnsi="Calibri" w:cs="Calibri"/>
                <w:noProof/>
                <w:sz w:val="20"/>
                <w:szCs w:val="20"/>
              </w:rPr>
            </w:pPr>
            <w:r w:rsidRPr="000B3348">
              <w:rPr>
                <w:rFonts w:ascii="Calibri" w:hAnsi="Calibri" w:cs="Calibri"/>
                <w:noProof/>
                <w:sz w:val="20"/>
                <w:szCs w:val="20"/>
              </w:rPr>
              <w:t>60/6</w:t>
            </w:r>
          </w:p>
        </w:tc>
        <w:tc>
          <w:tcPr>
            <w:tcW w:w="1170" w:type="dxa"/>
            <w:vAlign w:val="center"/>
          </w:tcPr>
          <w:p w14:paraId="240D9786" w14:textId="7BA48BF6" w:rsidR="00E12616" w:rsidRPr="000B3348" w:rsidRDefault="006D2319" w:rsidP="00E12616">
            <w:pPr>
              <w:pStyle w:val="NoSpacing"/>
              <w:spacing w:before="0"/>
              <w:jc w:val="center"/>
              <w:rPr>
                <w:rFonts w:ascii="Calibri" w:hAnsi="Calibri" w:cs="Calibri"/>
                <w:noProof/>
                <w:sz w:val="20"/>
                <w:szCs w:val="20"/>
              </w:rPr>
            </w:pPr>
            <w:r w:rsidRPr="000B3348">
              <w:rPr>
                <w:rFonts w:ascii="Calibri" w:hAnsi="Calibri" w:cs="Calibri"/>
                <w:noProof/>
                <w:sz w:val="20"/>
                <w:szCs w:val="20"/>
              </w:rPr>
              <w:t>63/6</w:t>
            </w:r>
          </w:p>
        </w:tc>
        <w:tc>
          <w:tcPr>
            <w:tcW w:w="1350" w:type="dxa"/>
            <w:vAlign w:val="center"/>
          </w:tcPr>
          <w:p w14:paraId="387AC5EC" w14:textId="51502CB0" w:rsidR="00E12616" w:rsidRPr="000B3348" w:rsidRDefault="006D2319" w:rsidP="00E12616">
            <w:pPr>
              <w:pStyle w:val="NoSpacing"/>
              <w:spacing w:before="0"/>
              <w:jc w:val="center"/>
              <w:rPr>
                <w:rFonts w:ascii="Calibri" w:hAnsi="Calibri" w:cs="Calibri"/>
                <w:noProof/>
                <w:sz w:val="20"/>
                <w:szCs w:val="20"/>
              </w:rPr>
            </w:pPr>
            <w:r w:rsidRPr="000B3348">
              <w:rPr>
                <w:rFonts w:ascii="Calibri" w:hAnsi="Calibri" w:cs="Calibri"/>
                <w:noProof/>
                <w:sz w:val="20"/>
                <w:szCs w:val="20"/>
              </w:rPr>
              <w:t>51/6</w:t>
            </w:r>
          </w:p>
        </w:tc>
        <w:tc>
          <w:tcPr>
            <w:tcW w:w="1327" w:type="dxa"/>
            <w:vAlign w:val="center"/>
          </w:tcPr>
          <w:p w14:paraId="5907CB32" w14:textId="47D2E211" w:rsidR="00E12616" w:rsidRPr="000B3348" w:rsidRDefault="006D2319" w:rsidP="00E12616">
            <w:pPr>
              <w:pStyle w:val="NoSpacing"/>
              <w:spacing w:before="0"/>
              <w:jc w:val="center"/>
              <w:rPr>
                <w:rFonts w:ascii="Calibri" w:hAnsi="Calibri" w:cs="Calibri"/>
                <w:noProof/>
                <w:sz w:val="20"/>
                <w:szCs w:val="20"/>
              </w:rPr>
            </w:pPr>
            <w:r w:rsidRPr="000B3348">
              <w:rPr>
                <w:rFonts w:ascii="Calibri" w:hAnsi="Calibri" w:cs="Calibri"/>
                <w:noProof/>
                <w:sz w:val="20"/>
                <w:szCs w:val="20"/>
              </w:rPr>
              <w:t>63/6</w:t>
            </w:r>
          </w:p>
        </w:tc>
      </w:tr>
      <w:tr w:rsidR="00E12616" w:rsidRPr="000B3348" w14:paraId="3BD14C19" w14:textId="77777777" w:rsidTr="00547C97">
        <w:tc>
          <w:tcPr>
            <w:tcW w:w="985" w:type="dxa"/>
            <w:vAlign w:val="center"/>
          </w:tcPr>
          <w:p w14:paraId="0EAE788E" w14:textId="7F17D889" w:rsidR="00E12616" w:rsidRPr="000B3348" w:rsidRDefault="00E12616" w:rsidP="00E12616">
            <w:pPr>
              <w:pStyle w:val="NoSpacing"/>
              <w:spacing w:before="0"/>
              <w:jc w:val="center"/>
              <w:rPr>
                <w:rFonts w:ascii="Calibri" w:hAnsi="Calibri" w:cs="Calibri"/>
                <w:b/>
                <w:bCs/>
                <w:noProof/>
                <w:sz w:val="20"/>
                <w:szCs w:val="20"/>
              </w:rPr>
            </w:pPr>
            <w:r w:rsidRPr="000B3348">
              <w:rPr>
                <w:rFonts w:ascii="Calibri" w:hAnsi="Calibri" w:cs="Calibri"/>
                <w:b/>
                <w:bCs/>
                <w:noProof/>
                <w:sz w:val="20"/>
                <w:szCs w:val="20"/>
              </w:rPr>
              <w:t>PAP</w:t>
            </w:r>
          </w:p>
        </w:tc>
        <w:tc>
          <w:tcPr>
            <w:tcW w:w="1170" w:type="dxa"/>
            <w:vAlign w:val="center"/>
          </w:tcPr>
          <w:p w14:paraId="56538712" w14:textId="53F4DDAF" w:rsidR="00E12616" w:rsidRPr="000B3348" w:rsidRDefault="00E12616" w:rsidP="00E12616">
            <w:pPr>
              <w:pStyle w:val="NoSpacing"/>
              <w:spacing w:before="0"/>
              <w:jc w:val="center"/>
              <w:rPr>
                <w:rFonts w:ascii="Calibri" w:hAnsi="Calibri" w:cs="Calibri"/>
                <w:noProof/>
                <w:sz w:val="20"/>
                <w:szCs w:val="20"/>
              </w:rPr>
            </w:pPr>
            <w:r w:rsidRPr="000B3348">
              <w:rPr>
                <w:rFonts w:ascii="Calibri" w:hAnsi="Calibri" w:cs="Calibri"/>
                <w:noProof/>
                <w:sz w:val="20"/>
                <w:szCs w:val="20"/>
              </w:rPr>
              <w:t>58/28</w:t>
            </w:r>
          </w:p>
        </w:tc>
        <w:tc>
          <w:tcPr>
            <w:tcW w:w="1440" w:type="dxa"/>
            <w:vAlign w:val="center"/>
          </w:tcPr>
          <w:p w14:paraId="5D71B32D" w14:textId="2C62530C" w:rsidR="00E12616" w:rsidRPr="000B3348" w:rsidRDefault="00E12616" w:rsidP="00E12616">
            <w:pPr>
              <w:pStyle w:val="NoSpacing"/>
              <w:spacing w:before="0"/>
              <w:jc w:val="center"/>
              <w:rPr>
                <w:rFonts w:ascii="Calibri" w:hAnsi="Calibri" w:cs="Calibri"/>
                <w:noProof/>
                <w:sz w:val="20"/>
                <w:szCs w:val="20"/>
              </w:rPr>
            </w:pPr>
            <w:r w:rsidRPr="000B3348">
              <w:rPr>
                <w:rFonts w:ascii="Calibri" w:hAnsi="Calibri" w:cs="Calibri"/>
                <w:noProof/>
                <w:sz w:val="20"/>
                <w:szCs w:val="20"/>
              </w:rPr>
              <w:t>70/38</w:t>
            </w:r>
          </w:p>
        </w:tc>
        <w:tc>
          <w:tcPr>
            <w:tcW w:w="1620" w:type="dxa"/>
            <w:vAlign w:val="center"/>
          </w:tcPr>
          <w:p w14:paraId="6DF3A5EE" w14:textId="3A1AAAE3" w:rsidR="00E12616" w:rsidRPr="000B3348" w:rsidRDefault="00E12616" w:rsidP="00E12616">
            <w:pPr>
              <w:pStyle w:val="NoSpacing"/>
              <w:spacing w:before="0"/>
              <w:jc w:val="center"/>
              <w:rPr>
                <w:rFonts w:ascii="Calibri" w:hAnsi="Calibri" w:cs="Calibri"/>
                <w:noProof/>
                <w:sz w:val="20"/>
                <w:szCs w:val="20"/>
              </w:rPr>
            </w:pPr>
            <w:r w:rsidRPr="000B3348">
              <w:rPr>
                <w:rFonts w:ascii="Calibri" w:hAnsi="Calibri" w:cs="Calibri"/>
                <w:noProof/>
                <w:sz w:val="20"/>
                <w:szCs w:val="20"/>
              </w:rPr>
              <w:t>60/30</w:t>
            </w:r>
          </w:p>
        </w:tc>
        <w:tc>
          <w:tcPr>
            <w:tcW w:w="1170" w:type="dxa"/>
            <w:vAlign w:val="center"/>
          </w:tcPr>
          <w:p w14:paraId="37317A79" w14:textId="03B16B38" w:rsidR="00E12616" w:rsidRPr="000B3348" w:rsidRDefault="006D2319" w:rsidP="00E12616">
            <w:pPr>
              <w:pStyle w:val="NoSpacing"/>
              <w:spacing w:before="0"/>
              <w:jc w:val="center"/>
              <w:rPr>
                <w:rFonts w:ascii="Calibri" w:hAnsi="Calibri" w:cs="Calibri"/>
                <w:noProof/>
                <w:sz w:val="20"/>
                <w:szCs w:val="20"/>
              </w:rPr>
            </w:pPr>
            <w:r w:rsidRPr="000B3348">
              <w:rPr>
                <w:rFonts w:ascii="Calibri" w:hAnsi="Calibri" w:cs="Calibri"/>
                <w:noProof/>
                <w:sz w:val="20"/>
                <w:szCs w:val="20"/>
              </w:rPr>
              <w:t>60/30</w:t>
            </w:r>
          </w:p>
        </w:tc>
        <w:tc>
          <w:tcPr>
            <w:tcW w:w="1350" w:type="dxa"/>
            <w:vAlign w:val="center"/>
          </w:tcPr>
          <w:p w14:paraId="003433BA" w14:textId="493E36F6" w:rsidR="00E12616" w:rsidRPr="000B3348" w:rsidRDefault="006D2319" w:rsidP="00E12616">
            <w:pPr>
              <w:pStyle w:val="NoSpacing"/>
              <w:spacing w:before="0"/>
              <w:jc w:val="center"/>
              <w:rPr>
                <w:rFonts w:ascii="Calibri" w:hAnsi="Calibri" w:cs="Calibri"/>
                <w:noProof/>
                <w:sz w:val="20"/>
                <w:szCs w:val="20"/>
              </w:rPr>
            </w:pPr>
            <w:r w:rsidRPr="000B3348">
              <w:rPr>
                <w:rFonts w:ascii="Calibri" w:hAnsi="Calibri" w:cs="Calibri"/>
                <w:noProof/>
                <w:sz w:val="20"/>
                <w:szCs w:val="20"/>
              </w:rPr>
              <w:t>72/39</w:t>
            </w:r>
          </w:p>
        </w:tc>
        <w:tc>
          <w:tcPr>
            <w:tcW w:w="1327" w:type="dxa"/>
            <w:vAlign w:val="center"/>
          </w:tcPr>
          <w:p w14:paraId="6DB109C9" w14:textId="3C0A5C46" w:rsidR="00E12616" w:rsidRPr="000B3348" w:rsidRDefault="006D2319" w:rsidP="00E12616">
            <w:pPr>
              <w:pStyle w:val="NoSpacing"/>
              <w:spacing w:before="0"/>
              <w:jc w:val="center"/>
              <w:rPr>
                <w:rFonts w:ascii="Calibri" w:hAnsi="Calibri" w:cs="Calibri"/>
                <w:noProof/>
                <w:sz w:val="20"/>
                <w:szCs w:val="20"/>
              </w:rPr>
            </w:pPr>
            <w:r w:rsidRPr="000B3348">
              <w:rPr>
                <w:rFonts w:ascii="Calibri" w:hAnsi="Calibri" w:cs="Calibri"/>
                <w:noProof/>
                <w:sz w:val="20"/>
                <w:szCs w:val="20"/>
              </w:rPr>
              <w:t>63/32</w:t>
            </w:r>
          </w:p>
        </w:tc>
      </w:tr>
      <w:tr w:rsidR="00E12616" w:rsidRPr="000B3348" w14:paraId="7FBB676E" w14:textId="77777777" w:rsidTr="00547C97">
        <w:tc>
          <w:tcPr>
            <w:tcW w:w="985" w:type="dxa"/>
            <w:vAlign w:val="center"/>
          </w:tcPr>
          <w:p w14:paraId="1A2460E2" w14:textId="377C2D83" w:rsidR="00E12616" w:rsidRPr="000B3348" w:rsidRDefault="00E12616" w:rsidP="00E12616">
            <w:pPr>
              <w:pStyle w:val="NoSpacing"/>
              <w:spacing w:before="0"/>
              <w:jc w:val="center"/>
              <w:rPr>
                <w:rFonts w:ascii="Calibri" w:hAnsi="Calibri" w:cs="Calibri"/>
                <w:b/>
                <w:bCs/>
                <w:noProof/>
                <w:sz w:val="20"/>
                <w:szCs w:val="20"/>
              </w:rPr>
            </w:pPr>
            <w:r w:rsidRPr="000B3348">
              <w:rPr>
                <w:rFonts w:ascii="Calibri" w:hAnsi="Calibri" w:cs="Calibri"/>
                <w:b/>
                <w:bCs/>
                <w:noProof/>
                <w:sz w:val="20"/>
                <w:szCs w:val="20"/>
              </w:rPr>
              <w:t>ABP</w:t>
            </w:r>
          </w:p>
        </w:tc>
        <w:tc>
          <w:tcPr>
            <w:tcW w:w="1170" w:type="dxa"/>
            <w:vAlign w:val="center"/>
          </w:tcPr>
          <w:p w14:paraId="00A57D92" w14:textId="06837EF3" w:rsidR="00E12616" w:rsidRPr="000B3348" w:rsidRDefault="00E12616" w:rsidP="00E12616">
            <w:pPr>
              <w:pStyle w:val="NoSpacing"/>
              <w:spacing w:before="0"/>
              <w:jc w:val="center"/>
              <w:rPr>
                <w:rFonts w:ascii="Calibri" w:hAnsi="Calibri" w:cs="Calibri"/>
                <w:noProof/>
                <w:sz w:val="20"/>
                <w:szCs w:val="20"/>
              </w:rPr>
            </w:pPr>
            <w:r w:rsidRPr="000B3348">
              <w:rPr>
                <w:rFonts w:ascii="Calibri" w:hAnsi="Calibri" w:cs="Calibri"/>
                <w:noProof/>
                <w:sz w:val="20"/>
                <w:szCs w:val="20"/>
              </w:rPr>
              <w:t>64/32</w:t>
            </w:r>
          </w:p>
        </w:tc>
        <w:tc>
          <w:tcPr>
            <w:tcW w:w="1440" w:type="dxa"/>
            <w:vAlign w:val="center"/>
          </w:tcPr>
          <w:p w14:paraId="67CEF7BE" w14:textId="727880E0" w:rsidR="00E12616" w:rsidRPr="000B3348" w:rsidRDefault="00E12616" w:rsidP="00E12616">
            <w:pPr>
              <w:pStyle w:val="NoSpacing"/>
              <w:spacing w:before="0"/>
              <w:jc w:val="center"/>
              <w:rPr>
                <w:rFonts w:ascii="Calibri" w:hAnsi="Calibri" w:cs="Calibri"/>
                <w:noProof/>
                <w:sz w:val="20"/>
                <w:szCs w:val="20"/>
              </w:rPr>
            </w:pPr>
            <w:r w:rsidRPr="000B3348">
              <w:rPr>
                <w:rFonts w:ascii="Calibri" w:hAnsi="Calibri" w:cs="Calibri"/>
                <w:noProof/>
                <w:sz w:val="20"/>
                <w:szCs w:val="20"/>
              </w:rPr>
              <w:t>50/24</w:t>
            </w:r>
          </w:p>
        </w:tc>
        <w:tc>
          <w:tcPr>
            <w:tcW w:w="1620" w:type="dxa"/>
            <w:vAlign w:val="center"/>
          </w:tcPr>
          <w:p w14:paraId="0A032C96" w14:textId="1B65E517" w:rsidR="00E12616" w:rsidRPr="000B3348" w:rsidRDefault="00E12616" w:rsidP="00E12616">
            <w:pPr>
              <w:pStyle w:val="NoSpacing"/>
              <w:spacing w:before="0"/>
              <w:jc w:val="center"/>
              <w:rPr>
                <w:rFonts w:ascii="Calibri" w:hAnsi="Calibri" w:cs="Calibri"/>
                <w:noProof/>
                <w:sz w:val="20"/>
                <w:szCs w:val="20"/>
              </w:rPr>
            </w:pPr>
            <w:r w:rsidRPr="000B3348">
              <w:rPr>
                <w:rFonts w:ascii="Calibri" w:hAnsi="Calibri" w:cs="Calibri"/>
                <w:noProof/>
                <w:sz w:val="20"/>
                <w:szCs w:val="20"/>
              </w:rPr>
              <w:t>60/30</w:t>
            </w:r>
          </w:p>
        </w:tc>
        <w:tc>
          <w:tcPr>
            <w:tcW w:w="1170" w:type="dxa"/>
            <w:vAlign w:val="center"/>
          </w:tcPr>
          <w:p w14:paraId="36D23F66" w14:textId="699497AF" w:rsidR="00E12616" w:rsidRPr="000B3348" w:rsidRDefault="00665034" w:rsidP="00E12616">
            <w:pPr>
              <w:pStyle w:val="NoSpacing"/>
              <w:spacing w:before="0"/>
              <w:jc w:val="center"/>
              <w:rPr>
                <w:rFonts w:ascii="Calibri" w:hAnsi="Calibri" w:cs="Calibri"/>
                <w:noProof/>
                <w:sz w:val="20"/>
                <w:szCs w:val="20"/>
              </w:rPr>
            </w:pPr>
            <w:r w:rsidRPr="000B3348">
              <w:rPr>
                <w:rFonts w:ascii="Calibri" w:hAnsi="Calibri" w:cs="Calibri"/>
                <w:noProof/>
                <w:sz w:val="20"/>
                <w:szCs w:val="20"/>
              </w:rPr>
              <w:t>63/31</w:t>
            </w:r>
          </w:p>
        </w:tc>
        <w:tc>
          <w:tcPr>
            <w:tcW w:w="1350" w:type="dxa"/>
            <w:vAlign w:val="center"/>
          </w:tcPr>
          <w:p w14:paraId="3AD6FBC7" w14:textId="4002C341" w:rsidR="00E12616" w:rsidRPr="000B3348" w:rsidRDefault="00665034" w:rsidP="00E12616">
            <w:pPr>
              <w:pStyle w:val="NoSpacing"/>
              <w:spacing w:before="0"/>
              <w:jc w:val="center"/>
              <w:rPr>
                <w:rFonts w:ascii="Calibri" w:hAnsi="Calibri" w:cs="Calibri"/>
                <w:noProof/>
                <w:sz w:val="20"/>
                <w:szCs w:val="20"/>
              </w:rPr>
            </w:pPr>
            <w:r w:rsidRPr="000B3348">
              <w:rPr>
                <w:rFonts w:ascii="Calibri" w:hAnsi="Calibri" w:cs="Calibri"/>
                <w:noProof/>
                <w:sz w:val="20"/>
                <w:szCs w:val="20"/>
              </w:rPr>
              <w:t>52/26</w:t>
            </w:r>
          </w:p>
        </w:tc>
        <w:tc>
          <w:tcPr>
            <w:tcW w:w="1327" w:type="dxa"/>
            <w:vAlign w:val="center"/>
          </w:tcPr>
          <w:p w14:paraId="6485E552" w14:textId="00F43A02" w:rsidR="00E12616" w:rsidRPr="000B3348" w:rsidRDefault="00665034" w:rsidP="00E12616">
            <w:pPr>
              <w:pStyle w:val="NoSpacing"/>
              <w:spacing w:before="0"/>
              <w:jc w:val="center"/>
              <w:rPr>
                <w:rFonts w:ascii="Calibri" w:hAnsi="Calibri" w:cs="Calibri"/>
                <w:noProof/>
                <w:sz w:val="20"/>
                <w:szCs w:val="20"/>
              </w:rPr>
            </w:pPr>
            <w:r w:rsidRPr="000B3348">
              <w:rPr>
                <w:rFonts w:ascii="Calibri" w:hAnsi="Calibri" w:cs="Calibri"/>
                <w:noProof/>
                <w:sz w:val="20"/>
                <w:szCs w:val="20"/>
              </w:rPr>
              <w:t>61/3</w:t>
            </w:r>
            <w:r w:rsidR="00AD2C97" w:rsidRPr="000B3348">
              <w:rPr>
                <w:rFonts w:ascii="Calibri" w:hAnsi="Calibri" w:cs="Calibri"/>
                <w:noProof/>
                <w:sz w:val="20"/>
                <w:szCs w:val="20"/>
              </w:rPr>
              <w:t>1</w:t>
            </w:r>
          </w:p>
        </w:tc>
      </w:tr>
    </w:tbl>
    <w:p w14:paraId="211BBCDB" w14:textId="02C11467" w:rsidR="003D4A22" w:rsidRPr="000B3348" w:rsidRDefault="003D4A22" w:rsidP="00E26FD8">
      <w:pPr>
        <w:pStyle w:val="NoSpacing"/>
        <w:jc w:val="both"/>
        <w:rPr>
          <w:rFonts w:ascii="Calibri" w:hAnsi="Calibri" w:cs="Calibri"/>
          <w:noProof/>
          <w:sz w:val="16"/>
          <w:szCs w:val="16"/>
        </w:rPr>
      </w:pPr>
      <w:r w:rsidRPr="000B3348">
        <w:rPr>
          <w:rFonts w:ascii="Calibri" w:hAnsi="Calibri" w:cs="Calibri"/>
          <w:b/>
          <w:bCs/>
          <w:noProof/>
          <w:sz w:val="16"/>
          <w:szCs w:val="16"/>
        </w:rPr>
        <w:t>Table 4.</w:t>
      </w:r>
      <w:r w:rsidR="00397336" w:rsidRPr="000B3348">
        <w:rPr>
          <w:rFonts w:ascii="Calibri" w:hAnsi="Calibri" w:cs="Calibri"/>
          <w:b/>
          <w:bCs/>
          <w:noProof/>
          <w:sz w:val="16"/>
          <w:szCs w:val="16"/>
        </w:rPr>
        <w:t xml:space="preserve"> </w:t>
      </w:r>
      <w:r w:rsidR="00397336" w:rsidRPr="000B3348">
        <w:rPr>
          <w:rFonts w:ascii="Calibri" w:hAnsi="Calibri" w:cs="Calibri"/>
          <w:noProof/>
          <w:sz w:val="16"/>
          <w:szCs w:val="16"/>
        </w:rPr>
        <w:t xml:space="preserve">Target data from Jones et </w:t>
      </w:r>
      <w:r w:rsidR="00397336" w:rsidRPr="000B3348">
        <w:rPr>
          <w:rFonts w:ascii="Calibri" w:hAnsi="Calibri" w:cs="Calibri"/>
          <w:noProof/>
          <w:color w:val="000000" w:themeColor="text1"/>
          <w:sz w:val="16"/>
          <w:szCs w:val="16"/>
        </w:rPr>
        <w:t>al.</w:t>
      </w:r>
      <w:r w:rsidR="004471B3" w:rsidRPr="000B3348">
        <w:rPr>
          <w:rFonts w:ascii="Calibri" w:hAnsi="Calibri" w:cs="Calibri"/>
          <w:noProof/>
          <w:color w:val="000000" w:themeColor="text1"/>
          <w:sz w:val="16"/>
          <w:szCs w:val="16"/>
        </w:rPr>
        <w:t xml:space="preserve"> </w:t>
      </w:r>
      <w:r w:rsidR="004471B3" w:rsidRPr="000B3348">
        <w:rPr>
          <w:rFonts w:ascii="Calibri" w:hAnsi="Calibri" w:cs="Calibri"/>
          <w:noProof/>
          <w:color w:val="000000" w:themeColor="text1"/>
          <w:sz w:val="16"/>
          <w:szCs w:val="16"/>
        </w:rPr>
        <w:fldChar w:fldCharType="begin">
          <w:fldData xml:space="preserve">PEVuZE5vdGU+PENpdGU+PEF1dGhvcj5Kb25lczwvQXV0aG9yPjxZZWFyPjIwMjI8L1llYXI+PFJl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</w:fldData>
        </w:fldChar>
      </w:r>
      <w:r w:rsidR="00EE7490" w:rsidRPr="000B3348">
        <w:rPr>
          <w:rFonts w:ascii="Calibri" w:hAnsi="Calibri" w:cs="Calibri"/>
          <w:noProof/>
          <w:color w:val="000000" w:themeColor="text1"/>
          <w:sz w:val="16"/>
          <w:szCs w:val="16"/>
        </w:rPr>
        <w:instrText xml:space="preserve"> ADDIN EN.CITE </w:instrText>
      </w:r>
      <w:r w:rsidR="00EE7490" w:rsidRPr="000B3348">
        <w:rPr>
          <w:rFonts w:ascii="Calibri" w:hAnsi="Calibri" w:cs="Calibri"/>
          <w:noProof/>
          <w:color w:val="000000" w:themeColor="text1"/>
          <w:sz w:val="16"/>
          <w:szCs w:val="16"/>
        </w:rPr>
        <w:fldChar w:fldCharType="begin">
          <w:fldData xml:space="preserve">PEVuZE5vdGU+PENpdGU+PEF1dGhvcj5Kb25lczwvQXV0aG9yPjxZZWFyPjIwMjI8L1llYXI+PFJl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</w:fldData>
        </w:fldChar>
      </w:r>
      <w:r w:rsidR="00EE7490" w:rsidRPr="000B3348">
        <w:rPr>
          <w:rFonts w:ascii="Calibri" w:hAnsi="Calibri" w:cs="Calibri"/>
          <w:noProof/>
          <w:color w:val="000000" w:themeColor="text1"/>
          <w:sz w:val="16"/>
          <w:szCs w:val="16"/>
        </w:rPr>
        <w:instrText xml:space="preserve"> ADDIN EN.CITE.DATA </w:instrText>
      </w:r>
      <w:r w:rsidR="00EE7490" w:rsidRPr="000B3348">
        <w:rPr>
          <w:rFonts w:ascii="Calibri" w:hAnsi="Calibri" w:cs="Calibri"/>
          <w:noProof/>
          <w:color w:val="000000" w:themeColor="text1"/>
          <w:sz w:val="16"/>
          <w:szCs w:val="16"/>
        </w:rPr>
      </w:r>
      <w:r w:rsidR="00EE7490" w:rsidRPr="000B3348">
        <w:rPr>
          <w:rFonts w:ascii="Calibri" w:hAnsi="Calibri" w:cs="Calibri"/>
          <w:noProof/>
          <w:color w:val="000000" w:themeColor="text1"/>
          <w:sz w:val="16"/>
          <w:szCs w:val="16"/>
        </w:rPr>
        <w:fldChar w:fldCharType="end"/>
      </w:r>
      <w:r w:rsidR="004471B3" w:rsidRPr="000B3348">
        <w:rPr>
          <w:rFonts w:ascii="Calibri" w:hAnsi="Calibri" w:cs="Calibri"/>
          <w:noProof/>
          <w:color w:val="000000" w:themeColor="text1"/>
          <w:sz w:val="16"/>
          <w:szCs w:val="16"/>
        </w:rPr>
      </w:r>
      <w:r w:rsidR="004471B3" w:rsidRPr="000B3348">
        <w:rPr>
          <w:rFonts w:ascii="Calibri" w:hAnsi="Calibri" w:cs="Calibri"/>
          <w:noProof/>
          <w:color w:val="000000" w:themeColor="text1"/>
          <w:sz w:val="16"/>
          <w:szCs w:val="16"/>
        </w:rPr>
        <w:fldChar w:fldCharType="separate"/>
      </w:r>
      <w:r w:rsidR="00EE7490" w:rsidRPr="000B3348">
        <w:rPr>
          <w:rFonts w:ascii="Calibri" w:hAnsi="Calibri" w:cs="Calibri"/>
          <w:noProof/>
          <w:color w:val="000000" w:themeColor="text1"/>
          <w:sz w:val="16"/>
          <w:szCs w:val="16"/>
        </w:rPr>
        <w:t>[23]</w:t>
      </w:r>
      <w:r w:rsidR="004471B3" w:rsidRPr="000B3348">
        <w:rPr>
          <w:rFonts w:ascii="Calibri" w:hAnsi="Calibri" w:cs="Calibri"/>
          <w:noProof/>
          <w:color w:val="000000" w:themeColor="text1"/>
          <w:sz w:val="16"/>
          <w:szCs w:val="16"/>
        </w:rPr>
        <w:fldChar w:fldCharType="end"/>
      </w:r>
      <w:r w:rsidR="004471B3" w:rsidRPr="000B3348">
        <w:rPr>
          <w:rFonts w:ascii="Calibri" w:hAnsi="Calibri" w:cs="Calibri"/>
          <w:noProof/>
          <w:color w:val="000000" w:themeColor="text1"/>
          <w:sz w:val="16"/>
          <w:szCs w:val="16"/>
        </w:rPr>
        <w:t xml:space="preserve"> </w:t>
      </w:r>
      <w:r w:rsidR="00397336" w:rsidRPr="000B3348">
        <w:rPr>
          <w:rFonts w:ascii="Calibri" w:hAnsi="Calibri" w:cs="Calibri"/>
          <w:noProof/>
          <w:color w:val="000000" w:themeColor="text1"/>
          <w:sz w:val="16"/>
          <w:szCs w:val="16"/>
        </w:rPr>
        <w:t xml:space="preserve">and </w:t>
      </w:r>
      <w:r w:rsidR="00397336" w:rsidRPr="000B3348">
        <w:rPr>
          <w:rFonts w:ascii="Calibri" w:hAnsi="Calibri" w:cs="Calibri"/>
          <w:noProof/>
          <w:sz w:val="16"/>
          <w:szCs w:val="16"/>
        </w:rPr>
        <w:t xml:space="preserve">simulation results for  patienst with three levels of persistent pulmonary hypertension (PPHN). </w:t>
      </w:r>
      <w:r w:rsidR="004E02AF" w:rsidRPr="000B3348">
        <w:rPr>
          <w:rFonts w:ascii="Calibri" w:hAnsi="Calibri" w:cs="Calibri"/>
          <w:noProof/>
          <w:sz w:val="16"/>
          <w:szCs w:val="16"/>
        </w:rPr>
        <w:t>Target data was converted from L/min/m</w:t>
      </w:r>
      <w:r w:rsidR="004E02AF" w:rsidRPr="000B3348">
        <w:rPr>
          <w:rFonts w:ascii="Calibri" w:hAnsi="Calibri" w:cs="Calibri"/>
          <w:noProof/>
          <w:sz w:val="16"/>
          <w:szCs w:val="16"/>
          <w:vertAlign w:val="superscript"/>
        </w:rPr>
        <w:t>2</w:t>
      </w:r>
      <w:r w:rsidR="004E02AF" w:rsidRPr="000B3348">
        <w:rPr>
          <w:rFonts w:ascii="Calibri" w:hAnsi="Calibri" w:cs="Calibri"/>
          <w:noProof/>
          <w:sz w:val="16"/>
          <w:szCs w:val="16"/>
        </w:rPr>
        <w:t xml:space="preserve"> to ml/kg/min using a body surface area of 0.221 m</w:t>
      </w:r>
      <w:r w:rsidR="004E02AF" w:rsidRPr="000B3348">
        <w:rPr>
          <w:rFonts w:ascii="Calibri" w:hAnsi="Calibri" w:cs="Calibri"/>
          <w:noProof/>
          <w:sz w:val="16"/>
          <w:szCs w:val="16"/>
          <w:vertAlign w:val="superscript"/>
        </w:rPr>
        <w:t>2</w:t>
      </w:r>
      <w:r w:rsidR="001D5B9B" w:rsidRPr="000B3348">
        <w:rPr>
          <w:rFonts w:ascii="Calibri" w:hAnsi="Calibri" w:cs="Calibri"/>
          <w:noProof/>
          <w:sz w:val="16"/>
          <w:szCs w:val="16"/>
        </w:rPr>
        <w:t xml:space="preserve"> (length=50 cm, weight = 3.515 kg)</w:t>
      </w:r>
      <w:r w:rsidR="004E02AF" w:rsidRPr="000B3348">
        <w:rPr>
          <w:rFonts w:ascii="Calibri" w:hAnsi="Calibri" w:cs="Calibri"/>
          <w:noProof/>
          <w:sz w:val="16"/>
          <w:szCs w:val="16"/>
        </w:rPr>
        <w:t xml:space="preserve">. </w:t>
      </w:r>
      <w:r w:rsidR="001D5B9B" w:rsidRPr="000B3348">
        <w:rPr>
          <w:rFonts w:ascii="Calibri" w:hAnsi="Calibri" w:cs="Calibri"/>
          <w:noProof/>
          <w:sz w:val="16"/>
          <w:szCs w:val="16"/>
        </w:rPr>
        <w:t>Q</w:t>
      </w:r>
      <w:r w:rsidR="001D5B9B" w:rsidRPr="000B3348">
        <w:rPr>
          <w:rFonts w:ascii="Calibri" w:hAnsi="Calibri" w:cs="Calibri"/>
          <w:noProof/>
          <w:sz w:val="16"/>
          <w:szCs w:val="16"/>
          <w:vertAlign w:val="subscript"/>
        </w:rPr>
        <w:t>p</w:t>
      </w:r>
      <w:r w:rsidR="00397336" w:rsidRPr="000B3348">
        <w:rPr>
          <w:rFonts w:ascii="Calibri" w:hAnsi="Calibri" w:cs="Calibri"/>
          <w:noProof/>
          <w:sz w:val="16"/>
          <w:szCs w:val="16"/>
        </w:rPr>
        <w:t>=</w:t>
      </w:r>
      <w:r w:rsidR="001D5B9B" w:rsidRPr="000B3348">
        <w:rPr>
          <w:rFonts w:ascii="Calibri" w:hAnsi="Calibri" w:cs="Calibri"/>
          <w:noProof/>
          <w:sz w:val="16"/>
          <w:szCs w:val="16"/>
        </w:rPr>
        <w:t>pulmonary bloodflow</w:t>
      </w:r>
      <w:r w:rsidR="00397336" w:rsidRPr="000B3348">
        <w:rPr>
          <w:rFonts w:ascii="Calibri" w:hAnsi="Calibri" w:cs="Calibri"/>
          <w:noProof/>
          <w:sz w:val="16"/>
          <w:szCs w:val="16"/>
        </w:rPr>
        <w:t xml:space="preserve"> (ml/kg/min), </w:t>
      </w:r>
      <w:r w:rsidR="001D5B9B" w:rsidRPr="000B3348">
        <w:rPr>
          <w:rFonts w:ascii="Calibri" w:hAnsi="Calibri" w:cs="Calibri"/>
          <w:noProof/>
          <w:sz w:val="16"/>
          <w:szCs w:val="16"/>
        </w:rPr>
        <w:t>Q</w:t>
      </w:r>
      <w:r w:rsidR="001D5B9B" w:rsidRPr="000B3348">
        <w:rPr>
          <w:rFonts w:ascii="Calibri" w:hAnsi="Calibri" w:cs="Calibri"/>
          <w:noProof/>
          <w:sz w:val="16"/>
          <w:szCs w:val="16"/>
          <w:vertAlign w:val="subscript"/>
        </w:rPr>
        <w:t>s</w:t>
      </w:r>
      <w:r w:rsidR="00397336" w:rsidRPr="000B3348">
        <w:rPr>
          <w:rFonts w:ascii="Calibri" w:hAnsi="Calibri" w:cs="Calibri"/>
          <w:noProof/>
          <w:sz w:val="16"/>
          <w:szCs w:val="16"/>
        </w:rPr>
        <w:t>=</w:t>
      </w:r>
      <w:r w:rsidR="001D5B9B" w:rsidRPr="000B3348">
        <w:rPr>
          <w:rFonts w:ascii="Calibri" w:hAnsi="Calibri" w:cs="Calibri"/>
          <w:noProof/>
          <w:sz w:val="16"/>
          <w:szCs w:val="16"/>
        </w:rPr>
        <w:t>systemic bloodflow (ml/kg/min), Q</w:t>
      </w:r>
      <w:r w:rsidR="001D5B9B" w:rsidRPr="000B3348">
        <w:rPr>
          <w:rFonts w:ascii="Calibri" w:hAnsi="Calibri" w:cs="Calibri"/>
          <w:noProof/>
          <w:sz w:val="16"/>
          <w:szCs w:val="16"/>
          <w:vertAlign w:val="subscript"/>
        </w:rPr>
        <w:t>p</w:t>
      </w:r>
      <w:r w:rsidR="001D5B9B" w:rsidRPr="000B3348">
        <w:rPr>
          <w:rFonts w:ascii="Calibri" w:hAnsi="Calibri" w:cs="Calibri"/>
          <w:noProof/>
          <w:sz w:val="16"/>
          <w:szCs w:val="16"/>
        </w:rPr>
        <w:t>/Q</w:t>
      </w:r>
      <w:r w:rsidR="001D5B9B" w:rsidRPr="000B3348">
        <w:rPr>
          <w:rFonts w:ascii="Calibri" w:hAnsi="Calibri" w:cs="Calibri"/>
          <w:noProof/>
          <w:sz w:val="16"/>
          <w:szCs w:val="16"/>
          <w:vertAlign w:val="subscript"/>
        </w:rPr>
        <w:t>s</w:t>
      </w:r>
      <w:r w:rsidR="001D5B9B" w:rsidRPr="000B3348">
        <w:rPr>
          <w:rFonts w:ascii="Calibri" w:hAnsi="Calibri" w:cs="Calibri"/>
          <w:noProof/>
          <w:sz w:val="16"/>
          <w:szCs w:val="16"/>
        </w:rPr>
        <w:t xml:space="preserve"> = ratio between pulmonary and systemic blood flow. TPG=</w:t>
      </w:r>
      <w:commentRangeStart w:id="24"/>
      <w:commentRangeStart w:id="25"/>
      <w:r w:rsidR="001D5B9B" w:rsidRPr="000B3348">
        <w:rPr>
          <w:rFonts w:ascii="Calibri" w:hAnsi="Calibri" w:cs="Calibri"/>
          <w:noProof/>
          <w:sz w:val="16"/>
          <w:szCs w:val="16"/>
        </w:rPr>
        <w:t>transpulmonary gradient</w:t>
      </w:r>
      <w:r w:rsidR="00223727" w:rsidRPr="000B3348">
        <w:rPr>
          <w:rFonts w:ascii="Calibri" w:hAnsi="Calibri" w:cs="Calibri"/>
          <w:noProof/>
          <w:sz w:val="16"/>
          <w:szCs w:val="16"/>
        </w:rPr>
        <w:t xml:space="preserve"> (PAP-</w:t>
      </w:r>
      <w:r w:rsidR="009958BA" w:rsidRPr="000B3348">
        <w:rPr>
          <w:rFonts w:ascii="Calibri" w:hAnsi="Calibri" w:cs="Calibri"/>
          <w:noProof/>
          <w:sz w:val="16"/>
          <w:szCs w:val="16"/>
        </w:rPr>
        <w:t>l</w:t>
      </w:r>
      <w:r w:rsidR="00223727" w:rsidRPr="000B3348">
        <w:rPr>
          <w:rFonts w:ascii="Calibri" w:hAnsi="Calibri" w:cs="Calibri"/>
          <w:noProof/>
          <w:sz w:val="16"/>
          <w:szCs w:val="16"/>
        </w:rPr>
        <w:t>eft atrial pressure)</w:t>
      </w:r>
      <w:r w:rsidR="00547C97" w:rsidRPr="000B3348">
        <w:rPr>
          <w:rFonts w:ascii="Calibri" w:hAnsi="Calibri" w:cs="Calibri"/>
          <w:noProof/>
          <w:sz w:val="16"/>
          <w:szCs w:val="16"/>
        </w:rPr>
        <w:t xml:space="preserve"> </w:t>
      </w:r>
      <w:r w:rsidR="001D5B9B" w:rsidRPr="000B3348">
        <w:rPr>
          <w:rFonts w:ascii="Calibri" w:hAnsi="Calibri" w:cs="Calibri"/>
          <w:noProof/>
          <w:sz w:val="16"/>
          <w:szCs w:val="16"/>
        </w:rPr>
        <w:t xml:space="preserve"> </w:t>
      </w:r>
      <w:commentRangeEnd w:id="24"/>
      <w:r w:rsidR="007D4800" w:rsidRPr="000B3348">
        <w:rPr>
          <w:rStyle w:val="CommentReference"/>
          <w:rFonts w:ascii="Calibri" w:hAnsi="Calibri" w:cs="Calibri"/>
          <w:noProof/>
        </w:rPr>
        <w:commentReference w:id="24"/>
      </w:r>
      <w:commentRangeEnd w:id="25"/>
      <w:r w:rsidR="00223727" w:rsidRPr="000B3348">
        <w:rPr>
          <w:rStyle w:val="CommentReference"/>
          <w:rFonts w:ascii="Calibri" w:hAnsi="Calibri" w:cs="Calibri"/>
          <w:noProof/>
        </w:rPr>
        <w:commentReference w:id="25"/>
      </w:r>
      <w:r w:rsidR="001D5B9B" w:rsidRPr="000B3348">
        <w:rPr>
          <w:rFonts w:ascii="Calibri" w:hAnsi="Calibri" w:cs="Calibri"/>
          <w:noProof/>
          <w:sz w:val="16"/>
          <w:szCs w:val="16"/>
        </w:rPr>
        <w:t>(mmHg), PVR=pulmonary vascular resistance</w:t>
      </w:r>
      <w:r w:rsidR="00317A46" w:rsidRPr="000B3348">
        <w:rPr>
          <w:rFonts w:ascii="Calibri" w:hAnsi="Calibri" w:cs="Calibri"/>
          <w:noProof/>
          <w:sz w:val="16"/>
          <w:szCs w:val="16"/>
        </w:rPr>
        <w:t xml:space="preserve"> (</w:t>
      </w:r>
      <w:r w:rsidR="009958BA" w:rsidRPr="000B3348">
        <w:rPr>
          <w:rFonts w:ascii="Calibri" w:hAnsi="Calibri" w:cs="Calibri"/>
          <w:noProof/>
          <w:sz w:val="16"/>
          <w:szCs w:val="16"/>
        </w:rPr>
        <w:t>mmHg*min/ml)</w:t>
      </w:r>
      <w:r w:rsidR="001D5B9B" w:rsidRPr="000B3348">
        <w:rPr>
          <w:rFonts w:ascii="Calibri" w:hAnsi="Calibri" w:cs="Calibri"/>
          <w:noProof/>
          <w:sz w:val="16"/>
          <w:szCs w:val="16"/>
        </w:rPr>
        <w:t xml:space="preserve">, </w:t>
      </w:r>
      <w:r w:rsidR="00397336" w:rsidRPr="000B3348">
        <w:rPr>
          <w:rFonts w:ascii="Calibri" w:hAnsi="Calibri" w:cs="Calibri"/>
          <w:noProof/>
          <w:sz w:val="16"/>
          <w:szCs w:val="16"/>
        </w:rPr>
        <w:t>RVP=right ventricular pressure (mmHg), LVP=left ventricular pressure (mmHg), AAP=aortic pressure (mmHg), PAP=pulmonary arterial pressure (mmHg)</w:t>
      </w:r>
    </w:p>
    <w:p w14:paraId="79E3B129" w14:textId="77777777" w:rsidR="00E12616" w:rsidRPr="000B3348" w:rsidRDefault="00E12616" w:rsidP="00E26FD8">
      <w:pPr>
        <w:pStyle w:val="NoSpacing"/>
        <w:jc w:val="both"/>
        <w:rPr>
          <w:rFonts w:ascii="Calibri" w:hAnsi="Calibri" w:cs="Calibri"/>
          <w:noProof/>
          <w:sz w:val="20"/>
          <w:szCs w:val="20"/>
        </w:rPr>
      </w:pPr>
    </w:p>
    <w:p w14:paraId="71750146" w14:textId="77777777" w:rsidR="009D3DA6" w:rsidRDefault="00046B9D" w:rsidP="009D3DA6">
      <w:pPr>
        <w:pStyle w:val="NoSpacing"/>
        <w:jc w:val="both"/>
        <w:rPr>
          <w:rFonts w:ascii="Calibri" w:hAnsi="Calibri" w:cs="Calibri"/>
          <w:noProof/>
          <w:sz w:val="20"/>
          <w:szCs w:val="20"/>
        </w:rPr>
      </w:pPr>
      <w:r>
        <w:rPr>
          <w:rFonts w:ascii="Calibri" w:hAnsi="Calibri" w:cs="Calibri"/>
          <w:noProof/>
          <w:sz w:val="20"/>
          <w:szCs w:val="20"/>
        </w:rPr>
        <w:t>The</w:t>
      </w:r>
      <w:r w:rsidR="00482DB2" w:rsidRPr="000B3348">
        <w:rPr>
          <w:rFonts w:ascii="Calibri" w:hAnsi="Calibri" w:cs="Calibri"/>
          <w:noProof/>
          <w:sz w:val="20"/>
          <w:szCs w:val="20"/>
        </w:rPr>
        <w:t xml:space="preserve"> target data </w:t>
      </w:r>
      <w:r>
        <w:rPr>
          <w:rFonts w:ascii="Calibri" w:hAnsi="Calibri" w:cs="Calibri"/>
          <w:noProof/>
          <w:sz w:val="20"/>
          <w:szCs w:val="20"/>
        </w:rPr>
        <w:t>are</w:t>
      </w:r>
      <w:r w:rsidR="00482DB2" w:rsidRPr="000B3348">
        <w:rPr>
          <w:rFonts w:ascii="Calibri" w:hAnsi="Calibri" w:cs="Calibri"/>
          <w:noProof/>
          <w:sz w:val="20"/>
          <w:szCs w:val="20"/>
        </w:rPr>
        <w:t xml:space="preserve"> a reflection of current clinical understanding</w:t>
      </w:r>
      <w:r>
        <w:rPr>
          <w:rFonts w:ascii="Calibri" w:hAnsi="Calibri" w:cs="Calibri"/>
          <w:noProof/>
          <w:sz w:val="20"/>
          <w:szCs w:val="20"/>
        </w:rPr>
        <w:t>.</w:t>
      </w:r>
      <w:r w:rsidR="00482DB2" w:rsidRPr="000B3348">
        <w:rPr>
          <w:rFonts w:ascii="Calibri" w:hAnsi="Calibri" w:cs="Calibri"/>
          <w:noProof/>
          <w:sz w:val="20"/>
          <w:szCs w:val="20"/>
        </w:rPr>
        <w:t xml:space="preserve"> </w:t>
      </w:r>
      <w:r>
        <w:rPr>
          <w:rFonts w:ascii="Calibri" w:hAnsi="Calibri" w:cs="Calibri"/>
          <w:noProof/>
          <w:sz w:val="20"/>
          <w:szCs w:val="20"/>
        </w:rPr>
        <w:t xml:space="preserve">The model </w:t>
      </w:r>
      <w:r w:rsidR="00482DB2" w:rsidRPr="000B3348">
        <w:rPr>
          <w:rFonts w:ascii="Calibri" w:hAnsi="Calibri" w:cs="Calibri"/>
          <w:noProof/>
          <w:sz w:val="20"/>
          <w:szCs w:val="20"/>
        </w:rPr>
        <w:t>closely matches the magnitude and direction of the changes in Q</w:t>
      </w:r>
      <w:r w:rsidR="00482DB2" w:rsidRPr="000B3348">
        <w:rPr>
          <w:rFonts w:ascii="Calibri" w:hAnsi="Calibri" w:cs="Calibri"/>
          <w:noProof/>
          <w:sz w:val="20"/>
          <w:szCs w:val="20"/>
          <w:vertAlign w:val="subscript"/>
        </w:rPr>
        <w:t>p</w:t>
      </w:r>
      <w:r w:rsidR="00482DB2" w:rsidRPr="000B3348">
        <w:rPr>
          <w:rFonts w:ascii="Calibri" w:hAnsi="Calibri" w:cs="Calibri"/>
          <w:noProof/>
          <w:sz w:val="20"/>
          <w:szCs w:val="20"/>
        </w:rPr>
        <w:t>, Q</w:t>
      </w:r>
      <w:r w:rsidR="00482DB2" w:rsidRPr="000B3348">
        <w:rPr>
          <w:rFonts w:ascii="Calibri" w:hAnsi="Calibri" w:cs="Calibri"/>
          <w:noProof/>
          <w:sz w:val="20"/>
          <w:szCs w:val="20"/>
          <w:vertAlign w:val="subscript"/>
        </w:rPr>
        <w:t>s</w:t>
      </w:r>
      <w:r w:rsidR="00482DB2" w:rsidRPr="000B3348">
        <w:rPr>
          <w:rFonts w:ascii="Calibri" w:hAnsi="Calibri" w:cs="Calibri"/>
          <w:noProof/>
          <w:sz w:val="20"/>
          <w:szCs w:val="20"/>
        </w:rPr>
        <w:t xml:space="preserve"> and the ventricular and arterial pressures across the different states of PH.</w:t>
      </w:r>
    </w:p>
    <w:p w14:paraId="20B759FD" w14:textId="77777777" w:rsidR="009D3DA6" w:rsidRPr="009D3DA6" w:rsidRDefault="009D3DA6" w:rsidP="009D3DA6">
      <w:pPr>
        <w:pStyle w:val="NoSpacing"/>
        <w:jc w:val="both"/>
        <w:rPr>
          <w:rFonts w:ascii="Calibri" w:hAnsi="Calibri" w:cs="Calibri"/>
          <w:b/>
          <w:bCs/>
          <w:noProof/>
          <w:sz w:val="20"/>
          <w:szCs w:val="20"/>
        </w:rPr>
      </w:pPr>
    </w:p>
    <w:p w14:paraId="730DEB96" w14:textId="181D6A52" w:rsidR="006242A4" w:rsidRPr="009D3DA6" w:rsidRDefault="006242A4" w:rsidP="009D3DA6">
      <w:pPr>
        <w:pStyle w:val="NoSpacing"/>
        <w:numPr>
          <w:ilvl w:val="0"/>
          <w:numId w:val="20"/>
        </w:numPr>
        <w:jc w:val="both"/>
        <w:rPr>
          <w:rFonts w:ascii="Calibri" w:hAnsi="Calibri" w:cs="Calibri"/>
          <w:b/>
          <w:bCs/>
          <w:noProof/>
          <w:sz w:val="20"/>
          <w:szCs w:val="20"/>
        </w:rPr>
      </w:pPr>
      <w:r w:rsidRPr="009D3DA6">
        <w:rPr>
          <w:rFonts w:ascii="Calibri" w:hAnsi="Calibri" w:cs="Calibri"/>
          <w:b/>
          <w:bCs/>
          <w:sz w:val="20"/>
          <w:szCs w:val="20"/>
        </w:rPr>
        <w:t>Discussion</w:t>
      </w:r>
    </w:p>
    <w:p w14:paraId="7813C95B" w14:textId="77E42BCD" w:rsidR="006242A4" w:rsidRPr="006242A4" w:rsidRDefault="006242A4" w:rsidP="006242A4">
      <w:pPr>
        <w:pStyle w:val="NormalWeb"/>
        <w:rPr>
          <w:rFonts w:ascii="Calibri" w:hAnsi="Calibri" w:cs="Calibri"/>
          <w:sz w:val="20"/>
          <w:szCs w:val="20"/>
        </w:rPr>
      </w:pPr>
      <w:r w:rsidRPr="006242A4">
        <w:rPr>
          <w:rFonts w:ascii="Calibri" w:hAnsi="Calibri" w:cs="Calibri"/>
          <w:sz w:val="20"/>
          <w:szCs w:val="20"/>
        </w:rPr>
        <w:t xml:space="preserve">Explanatory models are real-time, interactive, animated visualizations of human physiology that help acute care physicians carry out the challenging cognitive tasks they face in clinical practice and research. EXPLAIN is an explanatory model for neonatal intensive care. An integrated model of cardiorespiratory physiology underlies this tool. In this paper the cardiovascular model is presented. This model is validated – and its explanatory use illustrated – for the conditions persistent ductus arteriosus (PDA) and </w:t>
      </w:r>
      <w:r w:rsidR="009D3DA6">
        <w:rPr>
          <w:rFonts w:ascii="Calibri" w:hAnsi="Calibri" w:cs="Calibri"/>
          <w:sz w:val="20"/>
          <w:szCs w:val="20"/>
        </w:rPr>
        <w:t xml:space="preserve">acute </w:t>
      </w:r>
      <w:r w:rsidRPr="006242A4">
        <w:rPr>
          <w:rFonts w:ascii="Calibri" w:hAnsi="Calibri" w:cs="Calibri"/>
          <w:sz w:val="20"/>
          <w:szCs w:val="20"/>
        </w:rPr>
        <w:t>pulmonary hypertension (</w:t>
      </w:r>
      <w:r w:rsidR="009D3DA6">
        <w:rPr>
          <w:rFonts w:ascii="Calibri" w:hAnsi="Calibri" w:cs="Calibri"/>
          <w:sz w:val="20"/>
          <w:szCs w:val="20"/>
        </w:rPr>
        <w:t>a</w:t>
      </w:r>
      <w:r w:rsidRPr="006242A4">
        <w:rPr>
          <w:rFonts w:ascii="Calibri" w:hAnsi="Calibri" w:cs="Calibri"/>
          <w:sz w:val="20"/>
          <w:szCs w:val="20"/>
        </w:rPr>
        <w:t>PH). The model reproduces key baseline hemodynamic features for term neonates, as well as characteristic changes observed in PDA and PH. Reproducibility and use of simulation results and expansions of the cardiovascular model are enabled by making numerical values of model parameters, model source code, and the EXPLAIN user software available.</w:t>
      </w:r>
    </w:p>
    <w:p w14:paraId="2A20AF9B" w14:textId="77777777" w:rsidR="006242A4" w:rsidRPr="006242A4" w:rsidRDefault="006242A4" w:rsidP="006242A4">
      <w:pPr>
        <w:pStyle w:val="NormalWeb"/>
        <w:rPr>
          <w:rFonts w:ascii="Calibri" w:hAnsi="Calibri" w:cs="Calibri"/>
          <w:sz w:val="20"/>
          <w:szCs w:val="20"/>
        </w:rPr>
      </w:pPr>
      <w:r w:rsidRPr="006242A4">
        <w:rPr>
          <w:rFonts w:ascii="Calibri" w:hAnsi="Calibri" w:cs="Calibri"/>
          <w:b/>
          <w:bCs/>
          <w:sz w:val="20"/>
          <w:szCs w:val="20"/>
        </w:rPr>
        <w:t>4.1 Model originality</w:t>
      </w:r>
    </w:p>
    <w:p w14:paraId="42FD976A" w14:textId="5C8FDDCC" w:rsidR="006242A4" w:rsidRPr="006242A4" w:rsidRDefault="006242A4" w:rsidP="006242A4">
      <w:pPr>
        <w:pStyle w:val="NormalWeb"/>
        <w:rPr>
          <w:rFonts w:ascii="Calibri" w:hAnsi="Calibri" w:cs="Calibri"/>
          <w:sz w:val="20"/>
          <w:szCs w:val="20"/>
        </w:rPr>
      </w:pPr>
      <w:r w:rsidRPr="006242A4">
        <w:rPr>
          <w:rFonts w:ascii="Calibri" w:hAnsi="Calibri" w:cs="Calibri"/>
          <w:sz w:val="20"/>
          <w:szCs w:val="20"/>
        </w:rPr>
        <w:t xml:space="preserve">The frequently used and well validated Beneken model for the adult and infant uncontrolled cardiovascular systems was expanded with specific tissue groups and shunts that are needed to simulate the neonatal conditions mentioned in the introduction. Non-linear characteristics of resistances and capacitances are given in the mathematical model section. The model of the baroreflex is an expansion of the well documented </w:t>
      </w:r>
      <w:r>
        <w:rPr>
          <w:rFonts w:ascii="Calibri" w:hAnsi="Calibri" w:cs="Calibri"/>
          <w:sz w:val="20"/>
          <w:szCs w:val="20"/>
        </w:rPr>
        <w:t>v</w:t>
      </w:r>
      <w:r w:rsidRPr="006242A4">
        <w:rPr>
          <w:rFonts w:ascii="Calibri" w:hAnsi="Calibri" w:cs="Calibri"/>
          <w:sz w:val="20"/>
          <w:szCs w:val="20"/>
        </w:rPr>
        <w:t>an Meurs model. The inclusion of an explicit variable for the sympatho-vagal balance results in a compact model with a high explanatory value. A simple model of the Doppler flow pattern is presented.</w:t>
      </w:r>
    </w:p>
    <w:p w14:paraId="15A689A3" w14:textId="77777777" w:rsidR="006242A4" w:rsidRPr="006242A4" w:rsidRDefault="006242A4" w:rsidP="006242A4">
      <w:pPr>
        <w:pStyle w:val="NormalWeb"/>
        <w:rPr>
          <w:rFonts w:ascii="Calibri" w:hAnsi="Calibri" w:cs="Calibri"/>
          <w:sz w:val="20"/>
          <w:szCs w:val="20"/>
        </w:rPr>
      </w:pPr>
      <w:r w:rsidRPr="006242A4">
        <w:rPr>
          <w:rFonts w:ascii="Calibri" w:hAnsi="Calibri" w:cs="Calibri"/>
          <w:b/>
          <w:bCs/>
          <w:sz w:val="20"/>
          <w:szCs w:val="20"/>
        </w:rPr>
        <w:t>4.2 Model validity</w:t>
      </w:r>
    </w:p>
    <w:p w14:paraId="30FAFAAC" w14:textId="443F5BAC" w:rsidR="006242A4" w:rsidRPr="006242A4" w:rsidRDefault="006242A4" w:rsidP="006242A4">
      <w:pPr>
        <w:pStyle w:val="NormalWeb"/>
        <w:rPr>
          <w:rFonts w:ascii="Calibri" w:hAnsi="Calibri" w:cs="Calibri"/>
          <w:sz w:val="20"/>
          <w:szCs w:val="20"/>
        </w:rPr>
      </w:pPr>
      <w:r w:rsidRPr="006242A4">
        <w:rPr>
          <w:rFonts w:ascii="Calibri" w:hAnsi="Calibri" w:cs="Calibri"/>
          <w:sz w:val="20"/>
          <w:szCs w:val="20"/>
        </w:rPr>
        <w:t xml:space="preserve">Validation consists of comparing model simulation results to target data from the literature. A close quantitative agreement for baseline term hemodynamics is observed. PDA states result in the expected relative changes in major flow ratios and Doppler wave morphology. The paradoxical reduction in LVO in bidirectional </w:t>
      </w:r>
      <w:r w:rsidRPr="006242A4">
        <w:rPr>
          <w:rFonts w:ascii="Calibri" w:hAnsi="Calibri" w:cs="Calibri"/>
          <w:sz w:val="20"/>
          <w:szCs w:val="20"/>
        </w:rPr>
        <w:lastRenderedPageBreak/>
        <w:t>PDA, and the occurrence of the early systolic flow reduction in restrictive PDA, reported clinically but often under-represented in simplified cardiovascular models, emerged naturally from the interaction of shunt dynamics, pulmonary vascular tone and control responses. EXPLAIN allows for the visualization and manipulation of underlying variables and thereby contributes to the explanation and understanding of these phenomena. In PH, the model captures the direction and magnitude of major hemodynamic shifts and produces ductal Doppler patterns consistent with published wave forms.</w:t>
      </w:r>
    </w:p>
    <w:p w14:paraId="276F64C3" w14:textId="4147727B" w:rsidR="006242A4" w:rsidRPr="006242A4" w:rsidRDefault="006242A4" w:rsidP="006242A4">
      <w:pPr>
        <w:pStyle w:val="NormalWeb"/>
        <w:rPr>
          <w:rFonts w:ascii="Calibri" w:hAnsi="Calibri" w:cs="Calibri"/>
          <w:sz w:val="20"/>
          <w:szCs w:val="20"/>
        </w:rPr>
      </w:pPr>
      <w:r w:rsidRPr="006242A4">
        <w:rPr>
          <w:rFonts w:ascii="Calibri" w:hAnsi="Calibri" w:cs="Calibri"/>
          <w:b/>
          <w:bCs/>
          <w:sz w:val="20"/>
          <w:szCs w:val="20"/>
        </w:rPr>
        <w:t>4.3 Reproducibility of results and model expansion</w:t>
      </w:r>
    </w:p>
    <w:p w14:paraId="7779633B" w14:textId="36C888A9" w:rsidR="006242A4" w:rsidRPr="006242A4" w:rsidRDefault="006242A4" w:rsidP="006242A4">
      <w:pPr>
        <w:pStyle w:val="NormalWeb"/>
        <w:rPr>
          <w:rFonts w:ascii="Calibri" w:hAnsi="Calibri" w:cs="Calibri"/>
          <w:sz w:val="20"/>
          <w:szCs w:val="20"/>
        </w:rPr>
      </w:pPr>
      <w:r w:rsidRPr="006242A4">
        <w:rPr>
          <w:rFonts w:ascii="Calibri" w:hAnsi="Calibri" w:cs="Calibri"/>
          <w:sz w:val="20"/>
          <w:szCs w:val="20"/>
        </w:rPr>
        <w:t>A core aim was to create a tool which the authors and other investigators can use to reproduce the conditions used in validation and allows for the simulation of other conditions that are of educational and research value. EXPLAIN achieves this. The EXPLAIN aim favors an underlying cardiovascular model with a structure that has clear anatomical and physiological interpretations. This aspect also facilitates modification and expansion by qualified researchers and developers. This goal is further reinforced by making the model source code available.</w:t>
      </w:r>
    </w:p>
    <w:p w14:paraId="06E0B8D6" w14:textId="77777777" w:rsidR="006242A4" w:rsidRPr="006242A4" w:rsidRDefault="006242A4" w:rsidP="006242A4">
      <w:pPr>
        <w:pStyle w:val="NormalWeb"/>
        <w:rPr>
          <w:rFonts w:ascii="Calibri" w:hAnsi="Calibri" w:cs="Calibri"/>
          <w:sz w:val="20"/>
          <w:szCs w:val="20"/>
        </w:rPr>
      </w:pPr>
      <w:r w:rsidRPr="006242A4">
        <w:rPr>
          <w:rFonts w:ascii="Calibri" w:hAnsi="Calibri" w:cs="Calibri"/>
          <w:b/>
          <w:bCs/>
          <w:sz w:val="20"/>
          <w:szCs w:val="20"/>
        </w:rPr>
        <w:t>4.4 Limitations</w:t>
      </w:r>
    </w:p>
    <w:p w14:paraId="761F9A84" w14:textId="77777777" w:rsidR="006242A4" w:rsidRDefault="006242A4" w:rsidP="006242A4">
      <w:pPr>
        <w:pStyle w:val="NormalWeb"/>
        <w:rPr>
          <w:rFonts w:ascii="Calibri" w:hAnsi="Calibri" w:cs="Calibri"/>
          <w:sz w:val="20"/>
          <w:szCs w:val="20"/>
        </w:rPr>
      </w:pPr>
      <w:r w:rsidRPr="006242A4">
        <w:rPr>
          <w:rFonts w:ascii="Calibri" w:hAnsi="Calibri" w:cs="Calibri"/>
          <w:sz w:val="20"/>
          <w:szCs w:val="20"/>
        </w:rPr>
        <w:t>Quantitative neonatal hemodynamic data – particularly invasive measurements in PH patients – remain sparse and heterogeneous, thus some validation relies on representative clinical ranges, Doppler morphology, and expert consensus. Shunt diameter-resistance relationships assume idealized laminar/turbulent transitions, and geometric variability (ductal length, septal shape) is simplified. Despite these constraints, the model simulation results match published data. The model also provides a basis for further systematic refinement.</w:t>
      </w:r>
    </w:p>
    <w:p w14:paraId="1D7B37A6" w14:textId="77777777" w:rsidR="00C20D1B" w:rsidRDefault="00C20D1B" w:rsidP="00C20D1B">
      <w:pPr>
        <w:pStyle w:val="NormalWeb"/>
        <w:rPr>
          <w:color w:val="000000"/>
          <w:sz w:val="27"/>
          <w:szCs w:val="27"/>
        </w:rPr>
      </w:pPr>
      <w:r>
        <w:rPr>
          <w:rStyle w:val="Strong"/>
          <w:rFonts w:ascii="Calibri" w:hAnsi="Calibri" w:cs="Calibri"/>
          <w:color w:val="000000"/>
          <w:sz w:val="20"/>
          <w:szCs w:val="20"/>
        </w:rPr>
        <w:t>4.5 Future work</w:t>
      </w:r>
    </w:p>
    <w:p w14:paraId="1B128E8F" w14:textId="7AC1B35D" w:rsidR="00C20D1B" w:rsidRDefault="00C20D1B" w:rsidP="00C20D1B">
      <w:pPr>
        <w:pStyle w:val="NormalWeb"/>
        <w:rPr>
          <w:color w:val="000000"/>
          <w:sz w:val="27"/>
          <w:szCs w:val="27"/>
        </w:rPr>
      </w:pPr>
      <w:r>
        <w:rPr>
          <w:rFonts w:ascii="Calibri" w:hAnsi="Calibri" w:cs="Calibri"/>
          <w:color w:val="000000"/>
          <w:sz w:val="20"/>
          <w:szCs w:val="20"/>
        </w:rPr>
        <w:t>A major challenge of the present and related models is robust parameter estimation. Following a systematic sensitivity analysis, future work will focus on the development of parameter-optimization pipelines for patient-specific model fitting, using machine-learning and other artificial-intelligence–based approaches. In addition, the coupled cardiorespiratory framework will be applied to study the physiological effects of ventilation strategies, pulmonary vasodilators, and mechanisms underlying transitional failure.</w:t>
      </w:r>
    </w:p>
    <w:p w14:paraId="3577C3AC" w14:textId="40CF8B8D" w:rsidR="006242A4" w:rsidRPr="006242A4" w:rsidRDefault="006242A4" w:rsidP="006242A4">
      <w:pPr>
        <w:pStyle w:val="NormalWeb"/>
        <w:rPr>
          <w:rFonts w:ascii="Calibri" w:hAnsi="Calibri" w:cs="Calibri"/>
          <w:sz w:val="20"/>
          <w:szCs w:val="20"/>
        </w:rPr>
      </w:pPr>
      <w:r w:rsidRPr="006242A4">
        <w:rPr>
          <w:rFonts w:ascii="Calibri" w:hAnsi="Calibri" w:cs="Calibri"/>
          <w:b/>
          <w:bCs/>
          <w:sz w:val="20"/>
          <w:szCs w:val="20"/>
        </w:rPr>
        <w:t>Conclusion</w:t>
      </w:r>
    </w:p>
    <w:p w14:paraId="6357DA67" w14:textId="4C6FE485" w:rsidR="006242A4" w:rsidRPr="000B3348" w:rsidRDefault="006242A4" w:rsidP="009D3DA6">
      <w:pPr>
        <w:pStyle w:val="NormalWeb"/>
        <w:rPr>
          <w:rFonts w:ascii="Calibri" w:hAnsi="Calibri" w:cs="Calibri"/>
          <w:sz w:val="20"/>
          <w:szCs w:val="20"/>
        </w:rPr>
      </w:pPr>
      <w:r w:rsidRPr="006242A4">
        <w:rPr>
          <w:rFonts w:ascii="Calibri" w:hAnsi="Calibri" w:cs="Calibri"/>
          <w:sz w:val="20"/>
          <w:szCs w:val="20"/>
        </w:rPr>
        <w:t>This paper presents original conceptual and mathematical models of the neonatal cardiovascular system for inclusion in an explanatory model for clinical researchers and educators. Simulation results match published target data in good approximation. The EXPLAIN educational software and model code are made available.</w:t>
      </w:r>
    </w:p>
    <w:p w14:paraId="075A0794" w14:textId="77777777" w:rsidR="003D4A22" w:rsidRPr="009D3DA6" w:rsidRDefault="003D4A22" w:rsidP="00E26FD8">
      <w:pPr>
        <w:pStyle w:val="NoSpacing"/>
        <w:jc w:val="both"/>
        <w:rPr>
          <w:rFonts w:ascii="Calibri" w:hAnsi="Calibri" w:cs="Calibri"/>
          <w:noProof/>
          <w:sz w:val="20"/>
          <w:szCs w:val="20"/>
        </w:rPr>
      </w:pPr>
    </w:p>
    <w:p w14:paraId="5B81FF71" w14:textId="6B1602F1" w:rsidR="008F042C" w:rsidRPr="009D3DA6" w:rsidRDefault="003D4A22" w:rsidP="0081343A">
      <w:pPr>
        <w:pStyle w:val="NoSpacing"/>
        <w:jc w:val="both"/>
        <w:rPr>
          <w:rFonts w:ascii="Calibri" w:hAnsi="Calibri" w:cs="Calibri"/>
          <w:noProof/>
          <w:sz w:val="20"/>
          <w:szCs w:val="20"/>
        </w:rPr>
      </w:pPr>
      <w:r w:rsidRPr="009D3DA6">
        <w:rPr>
          <w:rFonts w:ascii="Calibri" w:hAnsi="Calibri" w:cs="Calibri"/>
          <w:b/>
          <w:bCs/>
          <w:noProof/>
          <w:sz w:val="20"/>
          <w:szCs w:val="20"/>
        </w:rPr>
        <w:t>Acknowledgements</w:t>
      </w:r>
      <w:r w:rsidR="0081343A" w:rsidRPr="009D3DA6">
        <w:rPr>
          <w:rFonts w:ascii="Calibri" w:hAnsi="Calibri" w:cs="Calibri"/>
          <w:b/>
          <w:bCs/>
          <w:noProof/>
          <w:sz w:val="20"/>
          <w:szCs w:val="20"/>
        </w:rPr>
        <w:t xml:space="preserve"> and potential conflicts of interest</w:t>
      </w:r>
      <w:r w:rsidRPr="009D3DA6">
        <w:rPr>
          <w:rFonts w:ascii="Calibri" w:hAnsi="Calibri" w:cs="Calibri"/>
          <w:b/>
          <w:bCs/>
          <w:noProof/>
          <w:sz w:val="20"/>
          <w:szCs w:val="20"/>
        </w:rPr>
        <w:t>.</w:t>
      </w:r>
      <w:r w:rsidRPr="009D3DA6">
        <w:rPr>
          <w:rFonts w:ascii="Calibri" w:hAnsi="Calibri" w:cs="Calibri"/>
          <w:noProof/>
          <w:sz w:val="20"/>
          <w:szCs w:val="20"/>
        </w:rPr>
        <w:t xml:space="preserve">  Supported in part by a grant from the Stichting Radboud universitair medisch centrum.</w:t>
      </w:r>
      <w:r w:rsidR="007B3570" w:rsidRPr="009D3DA6">
        <w:rPr>
          <w:rFonts w:ascii="Calibri" w:hAnsi="Calibri" w:cs="Calibri"/>
          <w:noProof/>
          <w:sz w:val="20"/>
          <w:szCs w:val="20"/>
        </w:rPr>
        <w:t xml:space="preserve"> Willem van Meurs is a paid consultant for Elevate Healthcare.</w:t>
      </w:r>
      <w:r w:rsidR="0081343A" w:rsidRPr="009D3DA6">
        <w:rPr>
          <w:rFonts w:ascii="Calibri" w:hAnsi="Calibri" w:cs="Calibri"/>
          <w:noProof/>
          <w:sz w:val="20"/>
          <w:szCs w:val="20"/>
        </w:rPr>
        <w:t xml:space="preserve"> </w:t>
      </w:r>
      <w:r w:rsidRPr="009D3DA6">
        <w:rPr>
          <w:rFonts w:ascii="Calibri" w:hAnsi="Calibri" w:cs="Calibri"/>
          <w:noProof/>
          <w:sz w:val="20"/>
          <w:szCs w:val="20"/>
        </w:rPr>
        <w:t xml:space="preserve">None of the </w:t>
      </w:r>
      <w:r w:rsidR="0081343A" w:rsidRPr="009D3DA6">
        <w:rPr>
          <w:rFonts w:ascii="Calibri" w:hAnsi="Calibri" w:cs="Calibri"/>
          <w:noProof/>
          <w:sz w:val="20"/>
          <w:szCs w:val="20"/>
        </w:rPr>
        <w:t xml:space="preserve">other </w:t>
      </w:r>
      <w:r w:rsidRPr="009D3DA6">
        <w:rPr>
          <w:rFonts w:ascii="Calibri" w:hAnsi="Calibri" w:cs="Calibri"/>
          <w:noProof/>
          <w:sz w:val="20"/>
          <w:szCs w:val="20"/>
        </w:rPr>
        <w:t>authors have a potential conflict of interest to repo</w:t>
      </w:r>
      <w:r w:rsidR="00603428" w:rsidRPr="009D3DA6">
        <w:rPr>
          <w:rFonts w:ascii="Calibri" w:hAnsi="Calibri" w:cs="Calibri"/>
          <w:noProof/>
          <w:sz w:val="20"/>
          <w:szCs w:val="20"/>
        </w:rPr>
        <w:t>rt</w:t>
      </w:r>
      <w:bookmarkEnd w:id="0"/>
      <w:bookmarkEnd w:id="1"/>
    </w:p>
    <w:p w14:paraId="3FE5A89B" w14:textId="005F8003" w:rsidR="008F042C" w:rsidRPr="000B3348" w:rsidRDefault="008F042C" w:rsidP="00E26FD8">
      <w:pPr>
        <w:jc w:val="both"/>
        <w:rPr>
          <w:rFonts w:ascii="Calibri" w:hAnsi="Calibri" w:cs="Calibri"/>
          <w:noProof/>
          <w:sz w:val="20"/>
          <w:szCs w:val="20"/>
        </w:rPr>
      </w:pPr>
      <w:r w:rsidRPr="006242A4">
        <w:rPr>
          <w:rFonts w:ascii="Calibri" w:hAnsi="Calibri" w:cs="Calibri"/>
          <w:i/>
          <w:iCs/>
          <w:noProof/>
          <w:sz w:val="20"/>
          <w:szCs w:val="20"/>
        </w:rPr>
        <w:br/>
      </w:r>
    </w:p>
    <w:p w14:paraId="6ABE940E" w14:textId="77777777" w:rsidR="008F042C" w:rsidRPr="000B3348" w:rsidRDefault="008F042C" w:rsidP="00E26FD8">
      <w:pPr>
        <w:spacing w:after="160" w:line="278" w:lineRule="auto"/>
        <w:jc w:val="both"/>
        <w:rPr>
          <w:rFonts w:ascii="Calibri" w:hAnsi="Calibri" w:cs="Calibri"/>
          <w:noProof/>
          <w:sz w:val="20"/>
          <w:szCs w:val="20"/>
        </w:rPr>
      </w:pPr>
      <w:r w:rsidRPr="000B3348">
        <w:rPr>
          <w:rFonts w:ascii="Calibri" w:hAnsi="Calibri" w:cs="Calibri"/>
          <w:noProof/>
          <w:sz w:val="20"/>
          <w:szCs w:val="20"/>
        </w:rPr>
        <w:br w:type="page"/>
      </w:r>
    </w:p>
    <w:p w14:paraId="6C09EF78" w14:textId="77777777" w:rsidR="00FC6B2C" w:rsidRPr="000B3348" w:rsidRDefault="008F042C" w:rsidP="00E26FD8">
      <w:pPr>
        <w:jc w:val="both"/>
        <w:rPr>
          <w:rFonts w:ascii="Calibri" w:hAnsi="Calibri" w:cs="Calibri"/>
          <w:noProof/>
          <w:sz w:val="20"/>
          <w:szCs w:val="20"/>
        </w:rPr>
      </w:pPr>
      <w:r w:rsidRPr="000B3348">
        <w:rPr>
          <w:rFonts w:ascii="Calibri" w:hAnsi="Calibri" w:cs="Calibri"/>
          <w:noProof/>
          <w:sz w:val="20"/>
          <w:szCs w:val="20"/>
        </w:rPr>
        <w:lastRenderedPageBreak/>
        <w:t>References</w:t>
      </w:r>
    </w:p>
    <w:p w14:paraId="0813C3B0" w14:textId="77777777" w:rsidR="00FC6B2C" w:rsidRPr="000B3348" w:rsidRDefault="00FC6B2C" w:rsidP="00E26FD8">
      <w:pPr>
        <w:jc w:val="both"/>
        <w:rPr>
          <w:rFonts w:ascii="Calibri" w:hAnsi="Calibri" w:cs="Calibri"/>
          <w:noProof/>
          <w:sz w:val="20"/>
          <w:szCs w:val="20"/>
        </w:rPr>
      </w:pPr>
    </w:p>
    <w:p w14:paraId="20EFEAB9" w14:textId="77777777" w:rsidR="009928BA" w:rsidRPr="009928BA" w:rsidRDefault="00FC6B2C" w:rsidP="009928BA">
      <w:pPr>
        <w:pStyle w:val="EndNoteBibliography"/>
        <w:ind w:left="720" w:hanging="720"/>
        <w:rPr>
          <w:noProof/>
        </w:rPr>
      </w:pPr>
      <w:r w:rsidRPr="000B3348">
        <w:rPr>
          <w:rFonts w:ascii="Calibri" w:hAnsi="Calibri" w:cs="Calibri"/>
          <w:noProof/>
          <w:sz w:val="20"/>
          <w:szCs w:val="20"/>
        </w:rPr>
        <w:fldChar w:fldCharType="begin"/>
      </w:r>
      <w:r w:rsidRPr="000B3348">
        <w:rPr>
          <w:rFonts w:ascii="Calibri" w:hAnsi="Calibri" w:cs="Calibri"/>
          <w:noProof/>
          <w:sz w:val="20"/>
          <w:szCs w:val="20"/>
        </w:rPr>
        <w:instrText xml:space="preserve"> ADDIN EN.REFLIST </w:instrText>
      </w:r>
      <w:r w:rsidRPr="000B3348">
        <w:rPr>
          <w:rFonts w:ascii="Calibri" w:hAnsi="Calibri" w:cs="Calibri"/>
          <w:noProof/>
          <w:sz w:val="20"/>
          <w:szCs w:val="20"/>
        </w:rPr>
        <w:fldChar w:fldCharType="separate"/>
      </w:r>
      <w:r w:rsidR="009928BA" w:rsidRPr="009928BA">
        <w:rPr>
          <w:noProof/>
        </w:rPr>
        <w:t>1.</w:t>
      </w:r>
      <w:r w:rsidR="009928BA" w:rsidRPr="009928BA">
        <w:rPr>
          <w:noProof/>
        </w:rPr>
        <w:tab/>
        <w:t xml:space="preserve">van Meurs, W.W.L. and T.A.J. Antonius, </w:t>
      </w:r>
      <w:r w:rsidR="009928BA" w:rsidRPr="009928BA">
        <w:rPr>
          <w:i/>
          <w:noProof/>
        </w:rPr>
        <w:t>Explanatory models in neonatal intensive care: a tutorial.</w:t>
      </w:r>
      <w:r w:rsidR="009928BA" w:rsidRPr="009928BA">
        <w:rPr>
          <w:noProof/>
        </w:rPr>
        <w:t xml:space="preserve"> Adv Simul (Lond), 2018. </w:t>
      </w:r>
      <w:r w:rsidR="009928BA" w:rsidRPr="009928BA">
        <w:rPr>
          <w:b/>
          <w:noProof/>
        </w:rPr>
        <w:t>3</w:t>
      </w:r>
      <w:r w:rsidR="009928BA" w:rsidRPr="009928BA">
        <w:rPr>
          <w:noProof/>
        </w:rPr>
        <w:t>: p. 27.</w:t>
      </w:r>
    </w:p>
    <w:p w14:paraId="736332D9" w14:textId="77777777" w:rsidR="009928BA" w:rsidRPr="009928BA" w:rsidRDefault="009928BA" w:rsidP="009928BA">
      <w:pPr>
        <w:pStyle w:val="EndNoteBibliography"/>
        <w:ind w:left="720" w:hanging="720"/>
        <w:rPr>
          <w:noProof/>
        </w:rPr>
      </w:pPr>
      <w:r w:rsidRPr="009928BA">
        <w:rPr>
          <w:noProof/>
        </w:rPr>
        <w:t>2.</w:t>
      </w:r>
      <w:r w:rsidRPr="009928BA">
        <w:rPr>
          <w:noProof/>
        </w:rPr>
        <w:tab/>
        <w:t xml:space="preserve">Allen, W.W., G.G. Power, and L.D. Longo, </w:t>
      </w:r>
      <w:r w:rsidRPr="009928BA">
        <w:rPr>
          <w:i/>
          <w:noProof/>
        </w:rPr>
        <w:t>Fetal O2 changes in response to hypoxic stress: a mathematical model.</w:t>
      </w:r>
      <w:r w:rsidRPr="009928BA">
        <w:rPr>
          <w:noProof/>
        </w:rPr>
        <w:t xml:space="preserve"> J Appl Physiol Respir Environ Exerc Physiol, 1977. </w:t>
      </w:r>
      <w:r w:rsidRPr="009928BA">
        <w:rPr>
          <w:b/>
          <w:noProof/>
        </w:rPr>
        <w:t>42</w:t>
      </w:r>
      <w:r w:rsidRPr="009928BA">
        <w:rPr>
          <w:noProof/>
        </w:rPr>
        <w:t>(2): p. 179–90.</w:t>
      </w:r>
    </w:p>
    <w:p w14:paraId="5ABDD082" w14:textId="77777777" w:rsidR="009928BA" w:rsidRPr="009928BA" w:rsidRDefault="009928BA" w:rsidP="009928BA">
      <w:pPr>
        <w:pStyle w:val="EndNoteBibliography"/>
        <w:ind w:left="720" w:hanging="720"/>
        <w:rPr>
          <w:noProof/>
        </w:rPr>
      </w:pPr>
      <w:r w:rsidRPr="009928BA">
        <w:rPr>
          <w:noProof/>
        </w:rPr>
        <w:t>3.</w:t>
      </w:r>
      <w:r w:rsidRPr="009928BA">
        <w:rPr>
          <w:noProof/>
        </w:rPr>
        <w:tab/>
        <w:t xml:space="preserve">Huikeshoven, F.J., et al., </w:t>
      </w:r>
      <w:r w:rsidRPr="009928BA">
        <w:rPr>
          <w:i/>
          <w:noProof/>
        </w:rPr>
        <w:t>Mathematical model of fetal circulation and oxygen delivery.</w:t>
      </w:r>
      <w:r w:rsidRPr="009928BA">
        <w:rPr>
          <w:noProof/>
        </w:rPr>
        <w:t xml:space="preserve"> Am J Physiol, 1985. </w:t>
      </w:r>
      <w:r w:rsidRPr="009928BA">
        <w:rPr>
          <w:b/>
          <w:noProof/>
        </w:rPr>
        <w:t>249</w:t>
      </w:r>
      <w:r w:rsidRPr="009928BA">
        <w:rPr>
          <w:noProof/>
        </w:rPr>
        <w:t>(2 Pt 2): p. R192–202.</w:t>
      </w:r>
    </w:p>
    <w:p w14:paraId="2688E2C5" w14:textId="77777777" w:rsidR="009928BA" w:rsidRPr="009928BA" w:rsidRDefault="009928BA" w:rsidP="009928BA">
      <w:pPr>
        <w:pStyle w:val="EndNoteBibliography"/>
        <w:ind w:left="720" w:hanging="720"/>
        <w:rPr>
          <w:noProof/>
        </w:rPr>
      </w:pPr>
      <w:r w:rsidRPr="009928BA">
        <w:rPr>
          <w:noProof/>
        </w:rPr>
        <w:t>4.</w:t>
      </w:r>
      <w:r w:rsidRPr="009928BA">
        <w:rPr>
          <w:noProof/>
        </w:rPr>
        <w:tab/>
        <w:t xml:space="preserve">van Willigen, B.G., et al., </w:t>
      </w:r>
      <w:r w:rsidRPr="009928BA">
        <w:rPr>
          <w:i/>
          <w:noProof/>
        </w:rPr>
        <w:t>A review study of fetal circulatory models to develop a digital twin of a fetus in a perinatal life support system.</w:t>
      </w:r>
      <w:r w:rsidRPr="009928BA">
        <w:rPr>
          <w:noProof/>
        </w:rPr>
        <w:t xml:space="preserve"> Front Pediatr, 2022. </w:t>
      </w:r>
      <w:r w:rsidRPr="009928BA">
        <w:rPr>
          <w:b/>
          <w:noProof/>
        </w:rPr>
        <w:t>10</w:t>
      </w:r>
      <w:r w:rsidRPr="009928BA">
        <w:rPr>
          <w:noProof/>
        </w:rPr>
        <w:t>: p. 915846.</w:t>
      </w:r>
    </w:p>
    <w:p w14:paraId="16DB3337" w14:textId="77777777" w:rsidR="009928BA" w:rsidRPr="009928BA" w:rsidRDefault="009928BA" w:rsidP="009928BA">
      <w:pPr>
        <w:pStyle w:val="EndNoteBibliography"/>
        <w:ind w:left="720" w:hanging="720"/>
        <w:rPr>
          <w:noProof/>
        </w:rPr>
      </w:pPr>
      <w:r w:rsidRPr="009928BA">
        <w:rPr>
          <w:noProof/>
        </w:rPr>
        <w:t>5.</w:t>
      </w:r>
      <w:r w:rsidRPr="009928BA">
        <w:rPr>
          <w:noProof/>
        </w:rPr>
        <w:tab/>
        <w:t xml:space="preserve">Pennati, G., M. Bellotti, and R. Fumero, </w:t>
      </w:r>
      <w:r w:rsidRPr="009928BA">
        <w:rPr>
          <w:i/>
          <w:noProof/>
        </w:rPr>
        <w:t>Mathematical modelling of the human foetal cardiovascular system based on Doppler ultrasound data.</w:t>
      </w:r>
      <w:r w:rsidRPr="009928BA">
        <w:rPr>
          <w:noProof/>
        </w:rPr>
        <w:t xml:space="preserve"> Med Eng Phys, 1997. </w:t>
      </w:r>
      <w:r w:rsidRPr="009928BA">
        <w:rPr>
          <w:b/>
          <w:noProof/>
        </w:rPr>
        <w:t>19</w:t>
      </w:r>
      <w:r w:rsidRPr="009928BA">
        <w:rPr>
          <w:noProof/>
        </w:rPr>
        <w:t>(4): p. 327–35.</w:t>
      </w:r>
    </w:p>
    <w:p w14:paraId="60E8D62F" w14:textId="77777777" w:rsidR="009928BA" w:rsidRPr="009928BA" w:rsidRDefault="009928BA" w:rsidP="009928BA">
      <w:pPr>
        <w:pStyle w:val="EndNoteBibliography"/>
        <w:ind w:left="720" w:hanging="720"/>
        <w:rPr>
          <w:noProof/>
        </w:rPr>
      </w:pPr>
      <w:r w:rsidRPr="009928BA">
        <w:rPr>
          <w:noProof/>
        </w:rPr>
        <w:t>6.</w:t>
      </w:r>
      <w:r w:rsidRPr="009928BA">
        <w:rPr>
          <w:noProof/>
        </w:rPr>
        <w:tab/>
        <w:t xml:space="preserve">Sa Couto, C.D., et al., </w:t>
      </w:r>
      <w:r w:rsidRPr="009928BA">
        <w:rPr>
          <w:i/>
          <w:noProof/>
        </w:rPr>
        <w:t>A model for educational simulation of neonatal cardiovascular pathophysiology.</w:t>
      </w:r>
      <w:r w:rsidRPr="009928BA">
        <w:rPr>
          <w:noProof/>
        </w:rPr>
        <w:t xml:space="preserve"> Simul Healthc, 2006. </w:t>
      </w:r>
      <w:r w:rsidRPr="009928BA">
        <w:rPr>
          <w:b/>
          <w:noProof/>
        </w:rPr>
        <w:t>1 Spec no.</w:t>
      </w:r>
      <w:r w:rsidRPr="009928BA">
        <w:rPr>
          <w:noProof/>
        </w:rPr>
        <w:t>: p. 4–9.</w:t>
      </w:r>
    </w:p>
    <w:p w14:paraId="77E20EAB" w14:textId="77777777" w:rsidR="009928BA" w:rsidRPr="009928BA" w:rsidRDefault="009928BA" w:rsidP="009928BA">
      <w:pPr>
        <w:pStyle w:val="EndNoteBibliography"/>
        <w:ind w:left="720" w:hanging="720"/>
        <w:rPr>
          <w:noProof/>
        </w:rPr>
      </w:pPr>
      <w:r w:rsidRPr="009928BA">
        <w:rPr>
          <w:noProof/>
        </w:rPr>
        <w:t>7.</w:t>
      </w:r>
      <w:r w:rsidRPr="009928BA">
        <w:rPr>
          <w:noProof/>
        </w:rPr>
        <w:tab/>
        <w:t xml:space="preserve">Yigit, M.B., et al., </w:t>
      </w:r>
      <w:r w:rsidRPr="009928BA">
        <w:rPr>
          <w:i/>
          <w:noProof/>
        </w:rPr>
        <w:t>Transition from fetal to neonatal circulation: Modeling the effect of umbilical cord clamping.</w:t>
      </w:r>
      <w:r w:rsidRPr="009928BA">
        <w:rPr>
          <w:noProof/>
        </w:rPr>
        <w:t xml:space="preserve"> J Biomech, 2015. </w:t>
      </w:r>
      <w:r w:rsidRPr="009928BA">
        <w:rPr>
          <w:b/>
          <w:noProof/>
        </w:rPr>
        <w:t>48</w:t>
      </w:r>
      <w:r w:rsidRPr="009928BA">
        <w:rPr>
          <w:noProof/>
        </w:rPr>
        <w:t>(9): p. 1662–70.</w:t>
      </w:r>
    </w:p>
    <w:p w14:paraId="26AC6E41" w14:textId="77777777" w:rsidR="009928BA" w:rsidRPr="009928BA" w:rsidRDefault="009928BA" w:rsidP="009928BA">
      <w:pPr>
        <w:pStyle w:val="EndNoteBibliography"/>
        <w:ind w:left="720" w:hanging="720"/>
        <w:rPr>
          <w:noProof/>
        </w:rPr>
      </w:pPr>
      <w:r w:rsidRPr="009928BA">
        <w:rPr>
          <w:noProof/>
        </w:rPr>
        <w:t>8.</w:t>
      </w:r>
      <w:r w:rsidRPr="009928BA">
        <w:rPr>
          <w:noProof/>
        </w:rPr>
        <w:tab/>
        <w:t xml:space="preserve">Munneke, A.G., J. Lumens, and T. Delhaas, </w:t>
      </w:r>
      <w:r w:rsidRPr="009928BA">
        <w:rPr>
          <w:i/>
          <w:noProof/>
        </w:rPr>
        <w:t>Cardiovascular fetal-to-neonatal transition: an in silico model.</w:t>
      </w:r>
      <w:r w:rsidRPr="009928BA">
        <w:rPr>
          <w:noProof/>
        </w:rPr>
        <w:t xml:space="preserve"> Pediatr Res, 2022. </w:t>
      </w:r>
      <w:r w:rsidRPr="009928BA">
        <w:rPr>
          <w:b/>
          <w:noProof/>
        </w:rPr>
        <w:t>91</w:t>
      </w:r>
      <w:r w:rsidRPr="009928BA">
        <w:rPr>
          <w:noProof/>
        </w:rPr>
        <w:t>(1): p. 116–128.</w:t>
      </w:r>
    </w:p>
    <w:p w14:paraId="083F87FE" w14:textId="77777777" w:rsidR="009928BA" w:rsidRPr="009928BA" w:rsidRDefault="009928BA" w:rsidP="009928BA">
      <w:pPr>
        <w:pStyle w:val="EndNoteBibliography"/>
        <w:ind w:left="720" w:hanging="720"/>
        <w:rPr>
          <w:noProof/>
        </w:rPr>
      </w:pPr>
      <w:r w:rsidRPr="009928BA">
        <w:rPr>
          <w:noProof/>
        </w:rPr>
        <w:t>9.</w:t>
      </w:r>
      <w:r w:rsidRPr="009928BA">
        <w:rPr>
          <w:noProof/>
        </w:rPr>
        <w:tab/>
        <w:t xml:space="preserve">May, R.W., et al., </w:t>
      </w:r>
      <w:r w:rsidRPr="009928BA">
        <w:rPr>
          <w:i/>
          <w:noProof/>
        </w:rPr>
        <w:t>From fetus to neonate: A review of cardiovascular modeling in early life.</w:t>
      </w:r>
      <w:r w:rsidRPr="009928BA">
        <w:rPr>
          <w:noProof/>
        </w:rPr>
        <w:t xml:space="preserve"> WIREs Mech Dis, 2023. </w:t>
      </w:r>
      <w:r w:rsidRPr="009928BA">
        <w:rPr>
          <w:b/>
          <w:noProof/>
        </w:rPr>
        <w:t>15</w:t>
      </w:r>
      <w:r w:rsidRPr="009928BA">
        <w:rPr>
          <w:noProof/>
        </w:rPr>
        <w:t>(4): p. e1608.</w:t>
      </w:r>
    </w:p>
    <w:p w14:paraId="30143FD2" w14:textId="77777777" w:rsidR="009928BA" w:rsidRPr="009928BA" w:rsidRDefault="009928BA" w:rsidP="009928BA">
      <w:pPr>
        <w:pStyle w:val="EndNoteBibliography"/>
        <w:ind w:left="720" w:hanging="720"/>
        <w:rPr>
          <w:noProof/>
        </w:rPr>
      </w:pPr>
      <w:r w:rsidRPr="009928BA">
        <w:rPr>
          <w:noProof/>
        </w:rPr>
        <w:t>10.</w:t>
      </w:r>
      <w:r w:rsidRPr="009928BA">
        <w:rPr>
          <w:noProof/>
        </w:rPr>
        <w:tab/>
        <w:t xml:space="preserve">van Meurs, W.L., </w:t>
      </w:r>
      <w:r w:rsidRPr="009928BA">
        <w:rPr>
          <w:i/>
          <w:noProof/>
        </w:rPr>
        <w:t>Modeling and Simulation in Biomedical Engineering: Applications in Cardiorespiratory Physiology</w:t>
      </w:r>
      <w:r w:rsidRPr="009928BA">
        <w:rPr>
          <w:noProof/>
        </w:rPr>
        <w:t>. 2011: McGraw Hill LLC.</w:t>
      </w:r>
    </w:p>
    <w:p w14:paraId="41C2E488" w14:textId="77777777" w:rsidR="009928BA" w:rsidRPr="009928BA" w:rsidRDefault="009928BA" w:rsidP="009928BA">
      <w:pPr>
        <w:pStyle w:val="EndNoteBibliography"/>
        <w:ind w:left="720" w:hanging="720"/>
        <w:rPr>
          <w:noProof/>
        </w:rPr>
      </w:pPr>
      <w:r w:rsidRPr="009928BA">
        <w:rPr>
          <w:noProof/>
        </w:rPr>
        <w:t>11.</w:t>
      </w:r>
      <w:r w:rsidRPr="009928BA">
        <w:rPr>
          <w:noProof/>
        </w:rPr>
        <w:tab/>
        <w:t xml:space="preserve">Antonius, T.A.J., et al., </w:t>
      </w:r>
      <w:r w:rsidRPr="009928BA">
        <w:rPr>
          <w:i/>
          <w:noProof/>
        </w:rPr>
        <w:t>A white-box model for real-time simulation of acid-base balance in blood plasma.</w:t>
      </w:r>
      <w:r w:rsidRPr="009928BA">
        <w:rPr>
          <w:noProof/>
        </w:rPr>
        <w:t xml:space="preserve"> Adv Simul (Lond), 2023. </w:t>
      </w:r>
      <w:r w:rsidRPr="009928BA">
        <w:rPr>
          <w:b/>
          <w:noProof/>
        </w:rPr>
        <w:t>8</w:t>
      </w:r>
      <w:r w:rsidRPr="009928BA">
        <w:rPr>
          <w:noProof/>
        </w:rPr>
        <w:t>(1): p. 16.</w:t>
      </w:r>
    </w:p>
    <w:p w14:paraId="4AD1CD15" w14:textId="77777777" w:rsidR="009928BA" w:rsidRPr="009928BA" w:rsidRDefault="009928BA" w:rsidP="009928BA">
      <w:pPr>
        <w:pStyle w:val="EndNoteBibliography"/>
        <w:ind w:left="720" w:hanging="720"/>
        <w:rPr>
          <w:noProof/>
        </w:rPr>
      </w:pPr>
      <w:r w:rsidRPr="009928BA">
        <w:rPr>
          <w:noProof/>
        </w:rPr>
        <w:t>12.</w:t>
      </w:r>
      <w:r w:rsidRPr="009928BA">
        <w:rPr>
          <w:noProof/>
        </w:rPr>
        <w:tab/>
        <w:t xml:space="preserve">Beneken, J., </w:t>
      </w:r>
      <w:r w:rsidRPr="009928BA">
        <w:rPr>
          <w:i/>
          <w:noProof/>
        </w:rPr>
        <w:t>A mathematical approach to cardiovascular function: the uncontrolled human system.</w:t>
      </w:r>
      <w:r w:rsidRPr="009928BA">
        <w:rPr>
          <w:noProof/>
        </w:rPr>
        <w:t xml:space="preserve">, in </w:t>
      </w:r>
      <w:r w:rsidRPr="009928BA">
        <w:rPr>
          <w:i/>
          <w:noProof/>
        </w:rPr>
        <w:t>Medisch Fysisch Instituut TNO</w:t>
      </w:r>
      <w:r w:rsidRPr="009928BA">
        <w:rPr>
          <w:noProof/>
        </w:rPr>
        <w:t>. 1965: Utrecht, The Netherlands.</w:t>
      </w:r>
    </w:p>
    <w:p w14:paraId="677C3283" w14:textId="77777777" w:rsidR="009928BA" w:rsidRPr="009928BA" w:rsidRDefault="009928BA" w:rsidP="009928BA">
      <w:pPr>
        <w:pStyle w:val="EndNoteBibliography"/>
        <w:ind w:left="720" w:hanging="720"/>
        <w:rPr>
          <w:noProof/>
        </w:rPr>
      </w:pPr>
      <w:r w:rsidRPr="009928BA">
        <w:rPr>
          <w:noProof/>
        </w:rPr>
        <w:t>13.</w:t>
      </w:r>
      <w:r w:rsidRPr="009928BA">
        <w:rPr>
          <w:noProof/>
        </w:rPr>
        <w:tab/>
        <w:t xml:space="preserve">Goodwin, J.A., et al., </w:t>
      </w:r>
      <w:r w:rsidRPr="009928BA">
        <w:rPr>
          <w:i/>
          <w:noProof/>
        </w:rPr>
        <w:t>A model for educational simulation of infant cardiovascular physiology.</w:t>
      </w:r>
      <w:r w:rsidRPr="009928BA">
        <w:rPr>
          <w:noProof/>
        </w:rPr>
        <w:t xml:space="preserve"> Anesth Analg, 2004. </w:t>
      </w:r>
      <w:r w:rsidRPr="009928BA">
        <w:rPr>
          <w:b/>
          <w:noProof/>
        </w:rPr>
        <w:t>99</w:t>
      </w:r>
      <w:r w:rsidRPr="009928BA">
        <w:rPr>
          <w:noProof/>
        </w:rPr>
        <w:t>(6): p. 1655–1664.</w:t>
      </w:r>
    </w:p>
    <w:p w14:paraId="6F54570F" w14:textId="77777777" w:rsidR="009928BA" w:rsidRPr="009928BA" w:rsidRDefault="009928BA" w:rsidP="009928BA">
      <w:pPr>
        <w:pStyle w:val="EndNoteBibliography"/>
        <w:ind w:left="720" w:hanging="720"/>
        <w:rPr>
          <w:noProof/>
        </w:rPr>
      </w:pPr>
      <w:r w:rsidRPr="009928BA">
        <w:rPr>
          <w:noProof/>
        </w:rPr>
        <w:t>14.</w:t>
      </w:r>
      <w:r w:rsidRPr="009928BA">
        <w:rPr>
          <w:noProof/>
        </w:rPr>
        <w:tab/>
        <w:t xml:space="preserve">Suga, H., K. Sagawa, and A.A. Shoukas, </w:t>
      </w:r>
      <w:r w:rsidRPr="009928BA">
        <w:rPr>
          <w:i/>
          <w:noProof/>
        </w:rPr>
        <w:t>Load independence of the instantaneous pressure-volume ratio of the canine left ventricle and effects of epinephrine and heart rate on the ratio.</w:t>
      </w:r>
      <w:r w:rsidRPr="009928BA">
        <w:rPr>
          <w:noProof/>
        </w:rPr>
        <w:t xml:space="preserve"> Circ Res, 1973. </w:t>
      </w:r>
      <w:r w:rsidRPr="009928BA">
        <w:rPr>
          <w:b/>
          <w:noProof/>
        </w:rPr>
        <w:t>32</w:t>
      </w:r>
      <w:r w:rsidRPr="009928BA">
        <w:rPr>
          <w:noProof/>
        </w:rPr>
        <w:t>(3): p. 314–22.</w:t>
      </w:r>
    </w:p>
    <w:p w14:paraId="1A474C02" w14:textId="77777777" w:rsidR="009928BA" w:rsidRPr="009928BA" w:rsidRDefault="009928BA" w:rsidP="009928BA">
      <w:pPr>
        <w:pStyle w:val="EndNoteBibliography"/>
        <w:ind w:left="720" w:hanging="720"/>
        <w:rPr>
          <w:noProof/>
        </w:rPr>
      </w:pPr>
      <w:r w:rsidRPr="009928BA">
        <w:rPr>
          <w:noProof/>
        </w:rPr>
        <w:t>15.</w:t>
      </w:r>
      <w:r w:rsidRPr="009928BA">
        <w:rPr>
          <w:noProof/>
        </w:rPr>
        <w:tab/>
        <w:t xml:space="preserve">Bazett, H., </w:t>
      </w:r>
      <w:r w:rsidRPr="009928BA">
        <w:rPr>
          <w:i/>
          <w:noProof/>
        </w:rPr>
        <w:t>An analysis of the time-relations of electrocardiograms.</w:t>
      </w:r>
      <w:r w:rsidRPr="009928BA">
        <w:rPr>
          <w:noProof/>
        </w:rPr>
        <w:t xml:space="preserve"> Heart, 1920. </w:t>
      </w:r>
      <w:r w:rsidRPr="009928BA">
        <w:rPr>
          <w:b/>
          <w:noProof/>
        </w:rPr>
        <w:t>7</w:t>
      </w:r>
      <w:r w:rsidRPr="009928BA">
        <w:rPr>
          <w:noProof/>
        </w:rPr>
        <w:t>: p. 353–70.</w:t>
      </w:r>
    </w:p>
    <w:p w14:paraId="58F7E520" w14:textId="77777777" w:rsidR="009928BA" w:rsidRPr="009928BA" w:rsidRDefault="009928BA" w:rsidP="009928BA">
      <w:pPr>
        <w:pStyle w:val="EndNoteBibliography"/>
        <w:ind w:left="720" w:hanging="720"/>
        <w:rPr>
          <w:noProof/>
        </w:rPr>
      </w:pPr>
      <w:r w:rsidRPr="009928BA">
        <w:rPr>
          <w:noProof/>
        </w:rPr>
        <w:t>16.</w:t>
      </w:r>
      <w:r w:rsidRPr="009928BA">
        <w:rPr>
          <w:noProof/>
        </w:rPr>
        <w:tab/>
        <w:t xml:space="preserve">Burkhoff, D. and J.V. Tyberg, </w:t>
      </w:r>
      <w:r w:rsidRPr="009928BA">
        <w:rPr>
          <w:i/>
          <w:noProof/>
        </w:rPr>
        <w:t>Why does pulmonary venous pressure rise after onset of LV dysfunction: a theoretical analysis.</w:t>
      </w:r>
      <w:r w:rsidRPr="009928BA">
        <w:rPr>
          <w:noProof/>
        </w:rPr>
        <w:t xml:space="preserve"> Am J Physiol, 1993. </w:t>
      </w:r>
      <w:r w:rsidRPr="009928BA">
        <w:rPr>
          <w:b/>
          <w:noProof/>
        </w:rPr>
        <w:t>265</w:t>
      </w:r>
      <w:r w:rsidRPr="009928BA">
        <w:rPr>
          <w:noProof/>
        </w:rPr>
        <w:t>(5 Pt 2): p. H1819–28.</w:t>
      </w:r>
    </w:p>
    <w:p w14:paraId="617E4441" w14:textId="77777777" w:rsidR="009928BA" w:rsidRPr="009928BA" w:rsidRDefault="009928BA" w:rsidP="009928BA">
      <w:pPr>
        <w:pStyle w:val="EndNoteBibliography"/>
        <w:ind w:left="720" w:hanging="720"/>
        <w:rPr>
          <w:noProof/>
        </w:rPr>
      </w:pPr>
      <w:r w:rsidRPr="009928BA">
        <w:rPr>
          <w:noProof/>
        </w:rPr>
        <w:t>17.</w:t>
      </w:r>
      <w:r w:rsidRPr="009928BA">
        <w:rPr>
          <w:noProof/>
        </w:rPr>
        <w:tab/>
        <w:t xml:space="preserve">Jhaveri, S., et al., </w:t>
      </w:r>
      <w:r w:rsidRPr="009928BA">
        <w:rPr>
          <w:i/>
          <w:noProof/>
        </w:rPr>
        <w:t>Normative ranges of biventricular volumes and function in healthy term newborns.</w:t>
      </w:r>
      <w:r w:rsidRPr="009928BA">
        <w:rPr>
          <w:noProof/>
        </w:rPr>
        <w:t xml:space="preserve"> J Cardiovasc Magn Reson, 2023. </w:t>
      </w:r>
      <w:r w:rsidRPr="009928BA">
        <w:rPr>
          <w:b/>
          <w:noProof/>
        </w:rPr>
        <w:t>25</w:t>
      </w:r>
      <w:r w:rsidRPr="009928BA">
        <w:rPr>
          <w:noProof/>
        </w:rPr>
        <w:t>(1): p. 26.</w:t>
      </w:r>
    </w:p>
    <w:p w14:paraId="4FC933A5" w14:textId="77777777" w:rsidR="009928BA" w:rsidRPr="009928BA" w:rsidRDefault="009928BA" w:rsidP="009928BA">
      <w:pPr>
        <w:pStyle w:val="EndNoteBibliography"/>
        <w:ind w:left="720" w:hanging="720"/>
        <w:rPr>
          <w:noProof/>
        </w:rPr>
      </w:pPr>
      <w:r w:rsidRPr="009928BA">
        <w:rPr>
          <w:noProof/>
        </w:rPr>
        <w:t>18.</w:t>
      </w:r>
      <w:r w:rsidRPr="009928BA">
        <w:rPr>
          <w:noProof/>
        </w:rPr>
        <w:tab/>
        <w:t xml:space="preserve">Groves, A.M., et al., </w:t>
      </w:r>
      <w:r w:rsidRPr="009928BA">
        <w:rPr>
          <w:i/>
          <w:noProof/>
        </w:rPr>
        <w:t>Functional cardiac MRI in preterm and term newborns.</w:t>
      </w:r>
      <w:r w:rsidRPr="009928BA">
        <w:rPr>
          <w:noProof/>
        </w:rPr>
        <w:t xml:space="preserve"> Arch Dis Child Fetal Neonatal Ed, 2011. </w:t>
      </w:r>
      <w:r w:rsidRPr="009928BA">
        <w:rPr>
          <w:b/>
          <w:noProof/>
        </w:rPr>
        <w:t>96</w:t>
      </w:r>
      <w:r w:rsidRPr="009928BA">
        <w:rPr>
          <w:noProof/>
        </w:rPr>
        <w:t>(2): p. F86–91.</w:t>
      </w:r>
    </w:p>
    <w:p w14:paraId="4E755467" w14:textId="77777777" w:rsidR="009928BA" w:rsidRPr="009928BA" w:rsidRDefault="009928BA" w:rsidP="009928BA">
      <w:pPr>
        <w:pStyle w:val="EndNoteBibliography"/>
        <w:ind w:left="720" w:hanging="720"/>
        <w:rPr>
          <w:noProof/>
        </w:rPr>
      </w:pPr>
      <w:r w:rsidRPr="009928BA">
        <w:rPr>
          <w:noProof/>
        </w:rPr>
        <w:t>19.</w:t>
      </w:r>
      <w:r w:rsidRPr="009928BA">
        <w:rPr>
          <w:noProof/>
        </w:rPr>
        <w:tab/>
        <w:t xml:space="preserve">Kluckow, M.R. and N.J. Evans, </w:t>
      </w:r>
      <w:r w:rsidRPr="009928BA">
        <w:rPr>
          <w:i/>
          <w:noProof/>
        </w:rPr>
        <w:t>Superior vena cava flow is a clinically valid measurement in the preterm newborn.</w:t>
      </w:r>
      <w:r w:rsidRPr="009928BA">
        <w:rPr>
          <w:noProof/>
        </w:rPr>
        <w:t xml:space="preserve"> J Am Soc Echocardiogr, 2014. </w:t>
      </w:r>
      <w:r w:rsidRPr="009928BA">
        <w:rPr>
          <w:b/>
          <w:noProof/>
        </w:rPr>
        <w:t>27</w:t>
      </w:r>
      <w:r w:rsidRPr="009928BA">
        <w:rPr>
          <w:noProof/>
        </w:rPr>
        <w:t>(7): p. 794.</w:t>
      </w:r>
    </w:p>
    <w:p w14:paraId="045E4499" w14:textId="77777777" w:rsidR="009928BA" w:rsidRPr="009928BA" w:rsidRDefault="009928BA" w:rsidP="009928BA">
      <w:pPr>
        <w:pStyle w:val="EndNoteBibliography"/>
        <w:ind w:left="720" w:hanging="720"/>
        <w:rPr>
          <w:noProof/>
        </w:rPr>
      </w:pPr>
      <w:r w:rsidRPr="009928BA">
        <w:rPr>
          <w:noProof/>
        </w:rPr>
        <w:t>20.</w:t>
      </w:r>
      <w:r w:rsidRPr="009928BA">
        <w:rPr>
          <w:noProof/>
        </w:rPr>
        <w:tab/>
        <w:t xml:space="preserve">van Zadelhoff, A.C., et al., </w:t>
      </w:r>
      <w:r w:rsidRPr="009928BA">
        <w:rPr>
          <w:i/>
          <w:noProof/>
        </w:rPr>
        <w:t>Age-dependent changes in arterial blood pressure in neonates during the first week of life: reference values and development of a model.</w:t>
      </w:r>
      <w:r w:rsidRPr="009928BA">
        <w:rPr>
          <w:noProof/>
        </w:rPr>
        <w:t xml:space="preserve"> Br J Anaesth, 2023. </w:t>
      </w:r>
      <w:r w:rsidRPr="009928BA">
        <w:rPr>
          <w:b/>
          <w:noProof/>
        </w:rPr>
        <w:t>130</w:t>
      </w:r>
      <w:r w:rsidRPr="009928BA">
        <w:rPr>
          <w:noProof/>
        </w:rPr>
        <w:t>(5): p. 585–594.</w:t>
      </w:r>
    </w:p>
    <w:p w14:paraId="0001E40E" w14:textId="77777777" w:rsidR="009928BA" w:rsidRPr="009928BA" w:rsidRDefault="009928BA" w:rsidP="009928BA">
      <w:pPr>
        <w:pStyle w:val="EndNoteBibliography"/>
        <w:ind w:left="720" w:hanging="720"/>
        <w:rPr>
          <w:noProof/>
        </w:rPr>
      </w:pPr>
      <w:r w:rsidRPr="009928BA">
        <w:rPr>
          <w:noProof/>
        </w:rPr>
        <w:t>21.</w:t>
      </w:r>
      <w:r w:rsidRPr="009928BA">
        <w:rPr>
          <w:noProof/>
        </w:rPr>
        <w:tab/>
        <w:t xml:space="preserve">Bischoff, A.R., et al., </w:t>
      </w:r>
      <w:r w:rsidRPr="009928BA">
        <w:rPr>
          <w:i/>
          <w:noProof/>
        </w:rPr>
        <w:t>Assessment of superior vena cava flow and cardiac output in different patterns of patent ductus arteriosus shunt.</w:t>
      </w:r>
      <w:r w:rsidRPr="009928BA">
        <w:rPr>
          <w:noProof/>
        </w:rPr>
        <w:t xml:space="preserve"> Echocardiography, 2021. </w:t>
      </w:r>
      <w:r w:rsidRPr="009928BA">
        <w:rPr>
          <w:b/>
          <w:noProof/>
        </w:rPr>
        <w:t>38</w:t>
      </w:r>
      <w:r w:rsidRPr="009928BA">
        <w:rPr>
          <w:noProof/>
        </w:rPr>
        <w:t>(9): p. 1524–1533.</w:t>
      </w:r>
    </w:p>
    <w:p w14:paraId="2258CB7B" w14:textId="77777777" w:rsidR="009928BA" w:rsidRPr="009928BA" w:rsidRDefault="009928BA" w:rsidP="009928BA">
      <w:pPr>
        <w:pStyle w:val="EndNoteBibliography"/>
        <w:ind w:left="720" w:hanging="720"/>
        <w:rPr>
          <w:noProof/>
        </w:rPr>
      </w:pPr>
      <w:r w:rsidRPr="009928BA">
        <w:rPr>
          <w:noProof/>
        </w:rPr>
        <w:lastRenderedPageBreak/>
        <w:t>22.</w:t>
      </w:r>
      <w:r w:rsidRPr="009928BA">
        <w:rPr>
          <w:noProof/>
        </w:rPr>
        <w:tab/>
        <w:t xml:space="preserve">van Laere, D., et al., </w:t>
      </w:r>
      <w:r w:rsidRPr="009928BA">
        <w:rPr>
          <w:i/>
          <w:noProof/>
        </w:rPr>
        <w:t>Application of NPE in the assessment of a patent ductus arteriosus.</w:t>
      </w:r>
      <w:r w:rsidRPr="009928BA">
        <w:rPr>
          <w:noProof/>
        </w:rPr>
        <w:t xml:space="preserve"> Pediatr Res, 2018. </w:t>
      </w:r>
      <w:r w:rsidRPr="009928BA">
        <w:rPr>
          <w:b/>
          <w:noProof/>
        </w:rPr>
        <w:t>84</w:t>
      </w:r>
      <w:r w:rsidRPr="009928BA">
        <w:rPr>
          <w:noProof/>
        </w:rPr>
        <w:t>(Suppl 1): p. 46–56.</w:t>
      </w:r>
    </w:p>
    <w:p w14:paraId="3C195D57" w14:textId="77777777" w:rsidR="009928BA" w:rsidRPr="009928BA" w:rsidRDefault="009928BA" w:rsidP="009928BA">
      <w:pPr>
        <w:pStyle w:val="EndNoteBibliography"/>
        <w:ind w:left="720" w:hanging="720"/>
        <w:rPr>
          <w:noProof/>
        </w:rPr>
      </w:pPr>
      <w:r w:rsidRPr="009928BA">
        <w:rPr>
          <w:noProof/>
        </w:rPr>
        <w:t>23.</w:t>
      </w:r>
      <w:r w:rsidRPr="009928BA">
        <w:rPr>
          <w:noProof/>
        </w:rPr>
        <w:tab/>
        <w:t xml:space="preserve">Jones, C.B. and D.S. Crossland, </w:t>
      </w:r>
      <w:r w:rsidRPr="009928BA">
        <w:rPr>
          <w:i/>
          <w:noProof/>
        </w:rPr>
        <w:t>The interplay between pressure, flow, and resistance in neonatal pulmonary hypertension.</w:t>
      </w:r>
      <w:r w:rsidRPr="009928BA">
        <w:rPr>
          <w:noProof/>
        </w:rPr>
        <w:t xml:space="preserve"> Semin Fetal Neonatal Med, 2022. </w:t>
      </w:r>
      <w:r w:rsidRPr="009928BA">
        <w:rPr>
          <w:b/>
          <w:noProof/>
        </w:rPr>
        <w:t>27</w:t>
      </w:r>
      <w:r w:rsidRPr="009928BA">
        <w:rPr>
          <w:noProof/>
        </w:rPr>
        <w:t>(4): p. 101371.</w:t>
      </w:r>
    </w:p>
    <w:p w14:paraId="2FF81E60" w14:textId="11747781" w:rsidR="009B08A3" w:rsidRPr="000B3348" w:rsidRDefault="00FC6B2C" w:rsidP="00E26FD8">
      <w:pPr>
        <w:jc w:val="both"/>
        <w:rPr>
          <w:rFonts w:ascii="Calibri" w:hAnsi="Calibri" w:cs="Calibri"/>
          <w:noProof/>
          <w:sz w:val="20"/>
          <w:szCs w:val="20"/>
        </w:rPr>
      </w:pPr>
      <w:r w:rsidRPr="000B3348">
        <w:rPr>
          <w:rFonts w:ascii="Calibri" w:hAnsi="Calibri" w:cs="Calibri"/>
          <w:noProof/>
          <w:sz w:val="20"/>
          <w:szCs w:val="20"/>
        </w:rPr>
        <w:fldChar w:fldCharType="end"/>
      </w:r>
    </w:p>
    <w:sectPr w:rsidR="009B08A3" w:rsidRPr="000B3348" w:rsidSect="00571C56">
      <w:headerReference w:type="default" r:id="rId38"/>
      <w:pgSz w:w="11906" w:h="16838"/>
      <w:pgMar w:top="1417" w:right="1417" w:bottom="1417" w:left="1417"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2" w:author="Boode, Willem de" w:date="2025-12-18T13:08:00Z" w:initials="WB">
    <w:p w14:paraId="1DFD0F5B" w14:textId="6F56A27C" w:rsidR="006F7DA1" w:rsidRDefault="00B255AC" w:rsidP="006F7DA1">
      <w:r>
        <w:rPr>
          <w:rStyle w:val="CommentReference"/>
        </w:rPr>
        <w:annotationRef/>
      </w:r>
      <w:r w:rsidR="006F7DA1">
        <w:rPr>
          <w:rFonts w:ascii="CG Times" w:hAnsi="CG Times"/>
          <w:snapToGrid w:val="0"/>
        </w:rPr>
        <w:t>terminologie PPHN wordt steeds meer verlaten en vervangen door acute (aPH) of chronische (cPH) pulmonale hypertensie. Of simpelweg PH</w:t>
      </w:r>
    </w:p>
  </w:comment>
  <w:comment w:id="3" w:author="Antonius, Tim" w:date="2025-12-18T20:27:00Z" w:initials="AT">
    <w:p w14:paraId="00082394" w14:textId="77777777" w:rsidR="00654F10" w:rsidRDefault="00654F10" w:rsidP="00654F10">
      <w:r>
        <w:rPr>
          <w:rStyle w:val="CommentReference"/>
        </w:rPr>
        <w:annotationRef/>
      </w:r>
      <w:r>
        <w:rPr>
          <w:rFonts w:ascii="CG Times" w:hAnsi="CG Times"/>
          <w:snapToGrid w:val="0"/>
        </w:rPr>
        <w:t>ok</w:t>
      </w:r>
    </w:p>
  </w:comment>
  <w:comment w:id="4" w:author="Boode, Willem de" w:date="2025-12-18T13:36:00Z" w:initials="WB">
    <w:p w14:paraId="05613FE5" w14:textId="77777777" w:rsidR="004D3EA7" w:rsidRDefault="004D3EA7" w:rsidP="004D3EA7">
      <w:r>
        <w:rPr>
          <w:rStyle w:val="CommentReference"/>
        </w:rPr>
        <w:annotationRef/>
      </w:r>
      <w:r>
        <w:rPr>
          <w:rFonts w:ascii="CG Times" w:hAnsi="CG Times"/>
          <w:snapToGrid w:val="0"/>
        </w:rPr>
        <w:t>Nog immer het doel om ze gezamenlijk aan te bieden voor publicatie?</w:t>
      </w:r>
    </w:p>
  </w:comment>
  <w:comment w:id="5" w:author="Antonius, Tim" w:date="2025-12-18T20:25:00Z" w:initials="AT">
    <w:p w14:paraId="522636F7" w14:textId="77777777" w:rsidR="009D0144" w:rsidRDefault="009D0144" w:rsidP="009D0144">
      <w:r>
        <w:rPr>
          <w:rStyle w:val="CommentReference"/>
        </w:rPr>
        <w:annotationRef/>
      </w:r>
      <w:r>
        <w:rPr>
          <w:rFonts w:ascii="CG Times" w:hAnsi="CG Times"/>
          <w:snapToGrid w:val="0"/>
        </w:rPr>
        <w:t>nee</w:t>
      </w:r>
    </w:p>
  </w:comment>
  <w:comment w:id="9" w:author="Boode, Willem de" w:date="2025-12-18T13:59:00Z" w:initials="WB">
    <w:p w14:paraId="774B0E31" w14:textId="04FB19D5" w:rsidR="00421283" w:rsidRDefault="00421283" w:rsidP="00421283">
      <w:r>
        <w:rPr>
          <w:rStyle w:val="CommentReference"/>
        </w:rPr>
        <w:annotationRef/>
      </w:r>
      <w:r>
        <w:rPr>
          <w:rFonts w:ascii="CG Times" w:hAnsi="CG Times"/>
          <w:snapToGrid w:val="0"/>
        </w:rPr>
        <w:t>concentration of....? pCO2, pO2, H+ (pH) ......?</w:t>
      </w:r>
    </w:p>
  </w:comment>
  <w:comment w:id="10" w:author="Antonius, Tim" w:date="2025-12-18T20:29:00Z" w:initials="AT">
    <w:p w14:paraId="42DD13CA" w14:textId="77777777" w:rsidR="00654F10" w:rsidRDefault="00654F10" w:rsidP="00654F10">
      <w:r>
        <w:rPr>
          <w:rStyle w:val="CommentReference"/>
        </w:rPr>
        <w:annotationRef/>
      </w:r>
      <w:r>
        <w:rPr>
          <w:rFonts w:ascii="CG Times" w:hAnsi="CG Times"/>
          <w:snapToGrid w:val="0"/>
        </w:rPr>
        <w:t>er moet capacitance staan ipv concentration</w:t>
      </w:r>
    </w:p>
  </w:comment>
  <w:comment w:id="18" w:author="Boode, Willem de" w:date="2025-12-18T15:01:00Z" w:initials="WB">
    <w:p w14:paraId="0D11B9B6" w14:textId="41B80990" w:rsidR="00546F0C" w:rsidRDefault="00546F0C" w:rsidP="00546F0C">
      <w:r>
        <w:rPr>
          <w:rStyle w:val="CommentReference"/>
        </w:rPr>
        <w:annotationRef/>
      </w:r>
      <w:r>
        <w:rPr>
          <w:rFonts w:ascii="CG Times" w:hAnsi="CG Times"/>
          <w:snapToGrid w:val="0"/>
        </w:rPr>
        <w:t xml:space="preserve">weten we of het inderdaad vroeg-systolisch is of laat diastolisch? </w:t>
      </w:r>
    </w:p>
  </w:comment>
  <w:comment w:id="19" w:author="Antonius, Tim" w:date="2025-12-18T20:30:00Z" w:initials="AT">
    <w:p w14:paraId="5D83AB9B" w14:textId="77777777" w:rsidR="00654F10" w:rsidRDefault="00654F10" w:rsidP="00654F10">
      <w:r>
        <w:rPr>
          <w:rStyle w:val="CommentReference"/>
        </w:rPr>
        <w:annotationRef/>
      </w:r>
      <w:r>
        <w:rPr>
          <w:rFonts w:ascii="CG Times" w:hAnsi="CG Times"/>
          <w:snapToGrid w:val="0"/>
        </w:rPr>
        <w:t>ja, vroeg-systolisch</w:t>
      </w:r>
    </w:p>
  </w:comment>
  <w:comment w:id="20" w:author="Boode, Willem de" w:date="2025-12-18T16:32:00Z" w:initials="WB">
    <w:p w14:paraId="3CF61041" w14:textId="114233DB" w:rsidR="007D4800" w:rsidRDefault="007D4800" w:rsidP="007D4800">
      <w:r>
        <w:rPr>
          <w:rStyle w:val="CommentReference"/>
        </w:rPr>
        <w:annotationRef/>
      </w:r>
      <w:r>
        <w:rPr>
          <w:rFonts w:ascii="CG Times" w:hAnsi="CG Times"/>
          <w:snapToGrid w:val="0"/>
        </w:rPr>
        <w:t>Waarom geen data uit het model voor de andere variabelen dan Q?</w:t>
      </w:r>
    </w:p>
  </w:comment>
  <w:comment w:id="21" w:author="Antonius, Tim" w:date="2025-12-18T20:31:00Z" w:initials="AT">
    <w:p w14:paraId="5AB68FEC" w14:textId="77777777" w:rsidR="00654F10" w:rsidRDefault="00654F10" w:rsidP="00654F10">
      <w:r>
        <w:rPr>
          <w:rStyle w:val="CommentReference"/>
        </w:rPr>
        <w:annotationRef/>
      </w:r>
      <w:r>
        <w:rPr>
          <w:rFonts w:ascii="CG Times" w:hAnsi="CG Times"/>
          <w:snapToGrid w:val="0"/>
        </w:rPr>
        <w:t>moet ik nog invullen</w:t>
      </w:r>
    </w:p>
  </w:comment>
  <w:comment w:id="22" w:author="Boode, Willem de" w:date="2025-12-18T16:06:00Z" w:initials="WB">
    <w:p w14:paraId="5FC077FA" w14:textId="1DEE9939" w:rsidR="00317A46" w:rsidRDefault="00317A46" w:rsidP="00317A46">
      <w:r>
        <w:rPr>
          <w:rStyle w:val="CommentReference"/>
        </w:rPr>
        <w:annotationRef/>
      </w:r>
      <w:r>
        <w:rPr>
          <w:rFonts w:ascii="CG Times" w:hAnsi="CG Times"/>
          <w:snapToGrid w:val="0"/>
        </w:rPr>
        <w:t>with closed DA</w:t>
      </w:r>
    </w:p>
  </w:comment>
  <w:comment w:id="23" w:author="Boode, Willem de" w:date="2025-12-18T16:06:00Z" w:initials="WB">
    <w:p w14:paraId="29A1535B" w14:textId="77777777" w:rsidR="00317A46" w:rsidRDefault="00317A46" w:rsidP="00317A46">
      <w:r>
        <w:rPr>
          <w:rStyle w:val="CommentReference"/>
        </w:rPr>
        <w:annotationRef/>
      </w:r>
      <w:r>
        <w:rPr>
          <w:rFonts w:ascii="CG Times" w:hAnsi="CG Times"/>
          <w:snapToGrid w:val="0"/>
        </w:rPr>
        <w:t>with closed DA</w:t>
      </w:r>
    </w:p>
  </w:comment>
  <w:comment w:id="24" w:author="Boode, Willem de" w:date="2025-12-18T16:30:00Z" w:initials="WB">
    <w:p w14:paraId="77BB35E7" w14:textId="77777777" w:rsidR="007D4800" w:rsidRDefault="007D4800" w:rsidP="007D4800">
      <w:r>
        <w:rPr>
          <w:rStyle w:val="CommentReference"/>
        </w:rPr>
        <w:annotationRef/>
      </w:r>
      <w:r>
        <w:rPr>
          <w:rFonts w:ascii="CG Times" w:hAnsi="CG Times"/>
          <w:snapToGrid w:val="0"/>
        </w:rPr>
        <w:t>Ik denk dat het goed is de omschrijven wat je precies met deze gradient bedoelt (SPAP minus LAP?)</w:t>
      </w:r>
    </w:p>
  </w:comment>
  <w:comment w:id="25" w:author="Antonius, Tim" w:date="2025-12-18T21:06:00Z" w:initials="AT">
    <w:p w14:paraId="0A4CCC2B" w14:textId="77777777" w:rsidR="00223727" w:rsidRDefault="00223727" w:rsidP="00223727">
      <w:r>
        <w:rPr>
          <w:rStyle w:val="CommentReference"/>
        </w:rPr>
        <w:annotationRef/>
      </w:r>
      <w:r>
        <w:rPr>
          <w:rFonts w:ascii="CG Times" w:hAnsi="CG Times"/>
          <w:snapToGrid w:val="0"/>
        </w:rPr>
        <w:t>gedaan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1DFD0F5B" w15:done="1"/>
  <w15:commentEx w15:paraId="00082394" w15:paraIdParent="1DFD0F5B" w15:done="1"/>
  <w15:commentEx w15:paraId="05613FE5" w15:done="1"/>
  <w15:commentEx w15:paraId="522636F7" w15:paraIdParent="05613FE5" w15:done="1"/>
  <w15:commentEx w15:paraId="774B0E31" w15:done="1"/>
  <w15:commentEx w15:paraId="42DD13CA" w15:paraIdParent="774B0E31" w15:done="1"/>
  <w15:commentEx w15:paraId="0D11B9B6" w15:done="1"/>
  <w15:commentEx w15:paraId="5D83AB9B" w15:paraIdParent="0D11B9B6" w15:done="1"/>
  <w15:commentEx w15:paraId="3CF61041" w15:done="0"/>
  <w15:commentEx w15:paraId="5AB68FEC" w15:paraIdParent="3CF61041" w15:done="0"/>
  <w15:commentEx w15:paraId="5FC077FA" w15:done="1"/>
  <w15:commentEx w15:paraId="29A1535B" w15:done="1"/>
  <w15:commentEx w15:paraId="77BB35E7" w15:done="1"/>
  <w15:commentEx w15:paraId="0A4CCC2B" w15:paraIdParent="77BB35E7"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09FA9BCB" w16cex:dateUtc="2025-12-18T12:08:00Z"/>
  <w16cex:commentExtensible w16cex:durableId="6A2CDB2D" w16cex:dateUtc="2025-12-18T19:27:00Z"/>
  <w16cex:commentExtensible w16cex:durableId="52900DF7" w16cex:dateUtc="2025-12-18T12:36:00Z"/>
  <w16cex:commentExtensible w16cex:durableId="6722CD4C" w16cex:dateUtc="2025-12-18T19:25:00Z"/>
  <w16cex:commentExtensible w16cex:durableId="2A5F9F7D" w16cex:dateUtc="2025-12-18T12:59:00Z"/>
  <w16cex:commentExtensible w16cex:durableId="5E1A5C1F" w16cex:dateUtc="2025-12-18T19:29:00Z"/>
  <w16cex:commentExtensible w16cex:durableId="44CC4D61" w16cex:dateUtc="2025-12-18T14:01:00Z"/>
  <w16cex:commentExtensible w16cex:durableId="06A31263" w16cex:dateUtc="2025-12-18T19:30:00Z"/>
  <w16cex:commentExtensible w16cex:durableId="1894D0CB" w16cex:dateUtc="2025-12-18T15:32:00Z"/>
  <w16cex:commentExtensible w16cex:durableId="3CD3C455" w16cex:dateUtc="2025-12-18T19:31:00Z"/>
  <w16cex:commentExtensible w16cex:durableId="606441D0" w16cex:dateUtc="2025-12-18T15:06:00Z"/>
  <w16cex:commentExtensible w16cex:durableId="780F97FD" w16cex:dateUtc="2025-12-18T15:06:00Z"/>
  <w16cex:commentExtensible w16cex:durableId="76511DA6" w16cex:dateUtc="2025-12-18T15:30:00Z"/>
  <w16cex:commentExtensible w16cex:durableId="4B5CB265" w16cex:dateUtc="2025-12-18T20:0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1DFD0F5B" w16cid:durableId="09FA9BCB"/>
  <w16cid:commentId w16cid:paraId="00082394" w16cid:durableId="6A2CDB2D"/>
  <w16cid:commentId w16cid:paraId="05613FE5" w16cid:durableId="52900DF7"/>
  <w16cid:commentId w16cid:paraId="522636F7" w16cid:durableId="6722CD4C"/>
  <w16cid:commentId w16cid:paraId="774B0E31" w16cid:durableId="2A5F9F7D"/>
  <w16cid:commentId w16cid:paraId="42DD13CA" w16cid:durableId="5E1A5C1F"/>
  <w16cid:commentId w16cid:paraId="0D11B9B6" w16cid:durableId="44CC4D61"/>
  <w16cid:commentId w16cid:paraId="5D83AB9B" w16cid:durableId="06A31263"/>
  <w16cid:commentId w16cid:paraId="3CF61041" w16cid:durableId="1894D0CB"/>
  <w16cid:commentId w16cid:paraId="5AB68FEC" w16cid:durableId="3CD3C455"/>
  <w16cid:commentId w16cid:paraId="5FC077FA" w16cid:durableId="606441D0"/>
  <w16cid:commentId w16cid:paraId="29A1535B" w16cid:durableId="780F97FD"/>
  <w16cid:commentId w16cid:paraId="77BB35E7" w16cid:durableId="76511DA6"/>
  <w16cid:commentId w16cid:paraId="0A4CCC2B" w16cid:durableId="4B5CB26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8235570" w14:textId="77777777" w:rsidR="00AE4AE6" w:rsidRDefault="00AE4AE6">
      <w:r>
        <w:separator/>
      </w:r>
    </w:p>
  </w:endnote>
  <w:endnote w:type="continuationSeparator" w:id="0">
    <w:p w14:paraId="399EA6B5" w14:textId="77777777" w:rsidR="00AE4AE6" w:rsidRDefault="00AE4A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CG Times">
    <w:altName w:val="Times New Roman"/>
    <w:panose1 w:val="020B0604020202020204"/>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DD06EDF" w14:textId="77777777" w:rsidR="00AE4AE6" w:rsidRDefault="00AE4AE6">
      <w:r>
        <w:separator/>
      </w:r>
    </w:p>
  </w:footnote>
  <w:footnote w:type="continuationSeparator" w:id="0">
    <w:p w14:paraId="2197F569" w14:textId="77777777" w:rsidR="00AE4AE6" w:rsidRDefault="00AE4A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99182226"/>
      <w:docPartObj>
        <w:docPartGallery w:val="Page Numbers (Top of Page)"/>
        <w:docPartUnique/>
      </w:docPartObj>
    </w:sdtPr>
    <w:sdtContent>
      <w:p w14:paraId="356FA35C" w14:textId="77777777" w:rsidR="003D4A22" w:rsidRDefault="003D4A22">
        <w:pPr>
          <w:pStyle w:val="Header"/>
          <w:jc w:val="right"/>
        </w:pPr>
        <w:r>
          <w:fldChar w:fldCharType="begin"/>
        </w:r>
        <w:r>
          <w:instrText>PAGE   \* MERGEFORMAT</w:instrText>
        </w:r>
        <w:r>
          <w:fldChar w:fldCharType="separate"/>
        </w:r>
        <w:r>
          <w:t>2</w:t>
        </w:r>
        <w:r>
          <w:fldChar w:fldCharType="end"/>
        </w:r>
      </w:p>
    </w:sdtContent>
  </w:sdt>
  <w:p w14:paraId="16DABE17" w14:textId="77777777" w:rsidR="003D4A22" w:rsidRDefault="003D4A2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56F0421"/>
    <w:multiLevelType w:val="multilevel"/>
    <w:tmpl w:val="BB4A7B34"/>
    <w:lvl w:ilvl="0">
      <w:start w:val="1"/>
      <w:numFmt w:val="decimal"/>
      <w:lvlText w:val="%1."/>
      <w:lvlJc w:val="left"/>
      <w:pPr>
        <w:ind w:left="720" w:hanging="360"/>
      </w:pPr>
      <w:rPr>
        <w:rFonts w:hint="default"/>
        <w:color w:val="auto"/>
      </w:rPr>
    </w:lvl>
    <w:lvl w:ilvl="1">
      <w:start w:val="3"/>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 w15:restartNumberingAfterBreak="0">
    <w:nsid w:val="15F22CC4"/>
    <w:multiLevelType w:val="multilevel"/>
    <w:tmpl w:val="4D18148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A916AA"/>
    <w:multiLevelType w:val="hybridMultilevel"/>
    <w:tmpl w:val="5614970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1AC40E30"/>
    <w:multiLevelType w:val="hybridMultilevel"/>
    <w:tmpl w:val="7DE0710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24B86378"/>
    <w:multiLevelType w:val="hybridMultilevel"/>
    <w:tmpl w:val="97F401EC"/>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28393BCD"/>
    <w:multiLevelType w:val="hybridMultilevel"/>
    <w:tmpl w:val="B0542D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99B61E0"/>
    <w:multiLevelType w:val="hybridMultilevel"/>
    <w:tmpl w:val="52C6E11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2B0F1C5C"/>
    <w:multiLevelType w:val="multilevel"/>
    <w:tmpl w:val="5F20CC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8500668"/>
    <w:multiLevelType w:val="multilevel"/>
    <w:tmpl w:val="E9528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DF63F0"/>
    <w:multiLevelType w:val="hybridMultilevel"/>
    <w:tmpl w:val="8B083B5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42C65D19"/>
    <w:multiLevelType w:val="hybridMultilevel"/>
    <w:tmpl w:val="C1C659BA"/>
    <w:lvl w:ilvl="0" w:tplc="57000E74">
      <w:numFmt w:val="bullet"/>
      <w:lvlText w:val="-"/>
      <w:lvlJc w:val="left"/>
      <w:pPr>
        <w:ind w:left="720" w:hanging="360"/>
      </w:pPr>
      <w:rPr>
        <w:rFonts w:ascii="Times New Roman" w:eastAsiaTheme="minorEastAsia" w:hAnsi="Times New Roman" w:cs="Times New Roman"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A2833CB"/>
    <w:multiLevelType w:val="hybridMultilevel"/>
    <w:tmpl w:val="7618E1E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4D335887"/>
    <w:multiLevelType w:val="hybridMultilevel"/>
    <w:tmpl w:val="D158A97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4D99321F"/>
    <w:multiLevelType w:val="hybridMultilevel"/>
    <w:tmpl w:val="26DE9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DA73920"/>
    <w:multiLevelType w:val="hybridMultilevel"/>
    <w:tmpl w:val="84A2A8B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5C9A4725"/>
    <w:multiLevelType w:val="hybridMultilevel"/>
    <w:tmpl w:val="B5644820"/>
    <w:lvl w:ilvl="0" w:tplc="0409000F">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7F01FFC"/>
    <w:multiLevelType w:val="multilevel"/>
    <w:tmpl w:val="87100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F555F10"/>
    <w:multiLevelType w:val="hybridMultilevel"/>
    <w:tmpl w:val="6DDE34E2"/>
    <w:lvl w:ilvl="0" w:tplc="04090001">
      <w:start w:val="1"/>
      <w:numFmt w:val="bullet"/>
      <w:lvlText w:val=""/>
      <w:lvlJc w:val="left"/>
      <w:pPr>
        <w:ind w:left="1428" w:hanging="360"/>
      </w:pPr>
      <w:rPr>
        <w:rFonts w:ascii="Symbol" w:hAnsi="Symbol" w:hint="default"/>
      </w:rPr>
    </w:lvl>
    <w:lvl w:ilvl="1" w:tplc="04090003" w:tentative="1">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18" w15:restartNumberingAfterBreak="0">
    <w:nsid w:val="72D514C7"/>
    <w:multiLevelType w:val="hybridMultilevel"/>
    <w:tmpl w:val="A7D62FF2"/>
    <w:lvl w:ilvl="0" w:tplc="04130005">
      <w:start w:val="1"/>
      <w:numFmt w:val="bullet"/>
      <w:lvlText w:val=""/>
      <w:lvlJc w:val="left"/>
      <w:pPr>
        <w:ind w:left="531"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9" w15:restartNumberingAfterBreak="0">
    <w:nsid w:val="732657F6"/>
    <w:multiLevelType w:val="hybridMultilevel"/>
    <w:tmpl w:val="85186DA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15:restartNumberingAfterBreak="0">
    <w:nsid w:val="74507305"/>
    <w:multiLevelType w:val="hybridMultilevel"/>
    <w:tmpl w:val="A3E4ED1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7B264056"/>
    <w:multiLevelType w:val="multilevel"/>
    <w:tmpl w:val="C3E00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E1B3252"/>
    <w:multiLevelType w:val="hybridMultilevel"/>
    <w:tmpl w:val="D6D69256"/>
    <w:lvl w:ilvl="0" w:tplc="0409000F">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32201112">
    <w:abstractNumId w:val="11"/>
  </w:num>
  <w:num w:numId="2" w16cid:durableId="1178889884">
    <w:abstractNumId w:val="3"/>
  </w:num>
  <w:num w:numId="3" w16cid:durableId="438642843">
    <w:abstractNumId w:val="12"/>
  </w:num>
  <w:num w:numId="4" w16cid:durableId="2049524566">
    <w:abstractNumId w:val="2"/>
  </w:num>
  <w:num w:numId="5" w16cid:durableId="2134245894">
    <w:abstractNumId w:val="9"/>
  </w:num>
  <w:num w:numId="6" w16cid:durableId="2080208102">
    <w:abstractNumId w:val="14"/>
  </w:num>
  <w:num w:numId="7" w16cid:durableId="377321572">
    <w:abstractNumId w:val="20"/>
  </w:num>
  <w:num w:numId="8" w16cid:durableId="941299310">
    <w:abstractNumId w:val="4"/>
  </w:num>
  <w:num w:numId="9" w16cid:durableId="243151092">
    <w:abstractNumId w:val="10"/>
  </w:num>
  <w:num w:numId="10" w16cid:durableId="1438019904">
    <w:abstractNumId w:val="22"/>
  </w:num>
  <w:num w:numId="11" w16cid:durableId="1843545488">
    <w:abstractNumId w:val="15"/>
  </w:num>
  <w:num w:numId="12" w16cid:durableId="1832988934">
    <w:abstractNumId w:val="18"/>
  </w:num>
  <w:num w:numId="13" w16cid:durableId="1487209095">
    <w:abstractNumId w:val="7"/>
  </w:num>
  <w:num w:numId="14" w16cid:durableId="1276525969">
    <w:abstractNumId w:val="21"/>
  </w:num>
  <w:num w:numId="15" w16cid:durableId="1196381462">
    <w:abstractNumId w:val="17"/>
  </w:num>
  <w:num w:numId="16" w16cid:durableId="1784955910">
    <w:abstractNumId w:val="5"/>
  </w:num>
  <w:num w:numId="17" w16cid:durableId="1523861133">
    <w:abstractNumId w:val="16"/>
  </w:num>
  <w:num w:numId="18" w16cid:durableId="1466122096">
    <w:abstractNumId w:val="8"/>
  </w:num>
  <w:num w:numId="19" w16cid:durableId="1153256905">
    <w:abstractNumId w:val="13"/>
  </w:num>
  <w:num w:numId="20" w16cid:durableId="2083553211">
    <w:abstractNumId w:val="0"/>
  </w:num>
  <w:num w:numId="21" w16cid:durableId="1218475557">
    <w:abstractNumId w:val="1"/>
  </w:num>
  <w:num w:numId="22" w16cid:durableId="1854682359">
    <w:abstractNumId w:val="6"/>
  </w:num>
  <w:num w:numId="23" w16cid:durableId="1172067212">
    <w:abstractNumId w:val="1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Boode, Willem de">
    <w15:presenceInfo w15:providerId="AD" w15:userId="S::Willem.deBoode@radboudumc.nl::fa23777a-bd7b-444b-9f54-fbd8898d0108"/>
  </w15:person>
  <w15:person w15:author="Antonius, Tim">
    <w15:presenceInfo w15:providerId="AD" w15:userId="S::Tim.Antonius@radboudumc.nl::3ea16bba-4736-4d3c-a01d-c535b460d7e0"/>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Numbered&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55w90zxw4p0f2qe2xtixwtw6t9w909tr0vpa&quot;&gt;AntoniusLibrary&lt;record-ids&gt;&lt;item&gt;1&lt;/item&gt;&lt;item&gt;2&lt;/item&gt;&lt;item&gt;3&lt;/item&gt;&lt;item&gt;4&lt;/item&gt;&lt;item&gt;10&lt;/item&gt;&lt;item&gt;21&lt;/item&gt;&lt;item&gt;30&lt;/item&gt;&lt;item&gt;31&lt;/item&gt;&lt;item&gt;32&lt;/item&gt;&lt;item&gt;40&lt;/item&gt;&lt;item&gt;41&lt;/item&gt;&lt;item&gt;42&lt;/item&gt;&lt;item&gt;43&lt;/item&gt;&lt;item&gt;44&lt;/item&gt;&lt;item&gt;45&lt;/item&gt;&lt;item&gt;48&lt;/item&gt;&lt;item&gt;49&lt;/item&gt;&lt;item&gt;50&lt;/item&gt;&lt;item&gt;53&lt;/item&gt;&lt;item&gt;54&lt;/item&gt;&lt;item&gt;68&lt;/item&gt;&lt;item&gt;69&lt;/item&gt;&lt;item&gt;70&lt;/item&gt;&lt;/record-ids&gt;&lt;/item&gt;&lt;/Libraries&gt;"/>
  </w:docVars>
  <w:rsids>
    <w:rsidRoot w:val="003D4A22"/>
    <w:rsid w:val="000136A3"/>
    <w:rsid w:val="00013DC1"/>
    <w:rsid w:val="00046B9D"/>
    <w:rsid w:val="00077D46"/>
    <w:rsid w:val="000910FD"/>
    <w:rsid w:val="000B3348"/>
    <w:rsid w:val="000C0E17"/>
    <w:rsid w:val="000E2AFB"/>
    <w:rsid w:val="00104044"/>
    <w:rsid w:val="00117EBB"/>
    <w:rsid w:val="00124200"/>
    <w:rsid w:val="001331D9"/>
    <w:rsid w:val="00175D90"/>
    <w:rsid w:val="001D5B9B"/>
    <w:rsid w:val="001D6ADF"/>
    <w:rsid w:val="001E02D3"/>
    <w:rsid w:val="001E0B8F"/>
    <w:rsid w:val="001E246A"/>
    <w:rsid w:val="001F3C50"/>
    <w:rsid w:val="00200E9D"/>
    <w:rsid w:val="00210DF9"/>
    <w:rsid w:val="00211556"/>
    <w:rsid w:val="00216981"/>
    <w:rsid w:val="00223727"/>
    <w:rsid w:val="00224D22"/>
    <w:rsid w:val="00230AED"/>
    <w:rsid w:val="002338DC"/>
    <w:rsid w:val="002341DB"/>
    <w:rsid w:val="00237DBE"/>
    <w:rsid w:val="00243775"/>
    <w:rsid w:val="00260ED8"/>
    <w:rsid w:val="0028533B"/>
    <w:rsid w:val="00291374"/>
    <w:rsid w:val="002B1C33"/>
    <w:rsid w:val="002C2C33"/>
    <w:rsid w:val="002F2512"/>
    <w:rsid w:val="00301A46"/>
    <w:rsid w:val="00314B94"/>
    <w:rsid w:val="00317A46"/>
    <w:rsid w:val="00330C60"/>
    <w:rsid w:val="00365644"/>
    <w:rsid w:val="00367D6A"/>
    <w:rsid w:val="00377BBC"/>
    <w:rsid w:val="00381058"/>
    <w:rsid w:val="0038281E"/>
    <w:rsid w:val="0039547B"/>
    <w:rsid w:val="00397336"/>
    <w:rsid w:val="003B5B00"/>
    <w:rsid w:val="003D10CC"/>
    <w:rsid w:val="003D4A22"/>
    <w:rsid w:val="003E214A"/>
    <w:rsid w:val="003F3886"/>
    <w:rsid w:val="004076F7"/>
    <w:rsid w:val="00421283"/>
    <w:rsid w:val="0043505A"/>
    <w:rsid w:val="004471B3"/>
    <w:rsid w:val="00447A5E"/>
    <w:rsid w:val="00455D9E"/>
    <w:rsid w:val="0046270B"/>
    <w:rsid w:val="00471B5F"/>
    <w:rsid w:val="00480B33"/>
    <w:rsid w:val="00482DB2"/>
    <w:rsid w:val="00486679"/>
    <w:rsid w:val="0049060A"/>
    <w:rsid w:val="004A151A"/>
    <w:rsid w:val="004B4E40"/>
    <w:rsid w:val="004D11CC"/>
    <w:rsid w:val="004D3EA7"/>
    <w:rsid w:val="004D686B"/>
    <w:rsid w:val="004E02AF"/>
    <w:rsid w:val="0050369C"/>
    <w:rsid w:val="005139EA"/>
    <w:rsid w:val="00546F0C"/>
    <w:rsid w:val="00547C97"/>
    <w:rsid w:val="005616B9"/>
    <w:rsid w:val="00571C56"/>
    <w:rsid w:val="005743F8"/>
    <w:rsid w:val="005827D2"/>
    <w:rsid w:val="005A164E"/>
    <w:rsid w:val="005A4835"/>
    <w:rsid w:val="005A61D4"/>
    <w:rsid w:val="005E3F4F"/>
    <w:rsid w:val="005E67D9"/>
    <w:rsid w:val="005F5013"/>
    <w:rsid w:val="00603428"/>
    <w:rsid w:val="006242A4"/>
    <w:rsid w:val="00652D1C"/>
    <w:rsid w:val="00654F10"/>
    <w:rsid w:val="00656BCB"/>
    <w:rsid w:val="00665034"/>
    <w:rsid w:val="0066507C"/>
    <w:rsid w:val="0068555A"/>
    <w:rsid w:val="006C2FDB"/>
    <w:rsid w:val="006D2319"/>
    <w:rsid w:val="006F57BB"/>
    <w:rsid w:val="006F76B1"/>
    <w:rsid w:val="006F7DA1"/>
    <w:rsid w:val="00730FE4"/>
    <w:rsid w:val="00734F0D"/>
    <w:rsid w:val="00735AFF"/>
    <w:rsid w:val="00745343"/>
    <w:rsid w:val="00751829"/>
    <w:rsid w:val="00754DC8"/>
    <w:rsid w:val="0076469F"/>
    <w:rsid w:val="007706A4"/>
    <w:rsid w:val="007A1BC7"/>
    <w:rsid w:val="007B3570"/>
    <w:rsid w:val="007B7440"/>
    <w:rsid w:val="007D4800"/>
    <w:rsid w:val="007E0868"/>
    <w:rsid w:val="007F2FF1"/>
    <w:rsid w:val="00800FCA"/>
    <w:rsid w:val="008044BC"/>
    <w:rsid w:val="0081343A"/>
    <w:rsid w:val="00814B61"/>
    <w:rsid w:val="008532F5"/>
    <w:rsid w:val="0087731C"/>
    <w:rsid w:val="00897E0B"/>
    <w:rsid w:val="008A254F"/>
    <w:rsid w:val="008A6C66"/>
    <w:rsid w:val="008B20BE"/>
    <w:rsid w:val="008F042C"/>
    <w:rsid w:val="008F6F74"/>
    <w:rsid w:val="00903777"/>
    <w:rsid w:val="00907E60"/>
    <w:rsid w:val="00927627"/>
    <w:rsid w:val="009307C9"/>
    <w:rsid w:val="00940DC8"/>
    <w:rsid w:val="00941278"/>
    <w:rsid w:val="00955F12"/>
    <w:rsid w:val="00962D5D"/>
    <w:rsid w:val="00977E23"/>
    <w:rsid w:val="009928BA"/>
    <w:rsid w:val="009958BA"/>
    <w:rsid w:val="009A2D74"/>
    <w:rsid w:val="009A50A1"/>
    <w:rsid w:val="009B08A3"/>
    <w:rsid w:val="009B43EC"/>
    <w:rsid w:val="009C16D1"/>
    <w:rsid w:val="009C1FD8"/>
    <w:rsid w:val="009D0144"/>
    <w:rsid w:val="009D3DA6"/>
    <w:rsid w:val="009F6404"/>
    <w:rsid w:val="00A11FED"/>
    <w:rsid w:val="00A216E2"/>
    <w:rsid w:val="00A51513"/>
    <w:rsid w:val="00A6083B"/>
    <w:rsid w:val="00AB3BA2"/>
    <w:rsid w:val="00AD2C97"/>
    <w:rsid w:val="00AE4AE6"/>
    <w:rsid w:val="00AE4D1D"/>
    <w:rsid w:val="00B11579"/>
    <w:rsid w:val="00B21ACD"/>
    <w:rsid w:val="00B223FB"/>
    <w:rsid w:val="00B255AC"/>
    <w:rsid w:val="00B31B41"/>
    <w:rsid w:val="00B549C2"/>
    <w:rsid w:val="00BE0DE0"/>
    <w:rsid w:val="00C10AB0"/>
    <w:rsid w:val="00C1226A"/>
    <w:rsid w:val="00C163EF"/>
    <w:rsid w:val="00C17D26"/>
    <w:rsid w:val="00C20D1B"/>
    <w:rsid w:val="00C2179E"/>
    <w:rsid w:val="00C24B09"/>
    <w:rsid w:val="00C50E6F"/>
    <w:rsid w:val="00C57E5D"/>
    <w:rsid w:val="00C60B54"/>
    <w:rsid w:val="00C72555"/>
    <w:rsid w:val="00CA34FA"/>
    <w:rsid w:val="00CA58FB"/>
    <w:rsid w:val="00CA74B8"/>
    <w:rsid w:val="00CB54C2"/>
    <w:rsid w:val="00CC1DE6"/>
    <w:rsid w:val="00CD768D"/>
    <w:rsid w:val="00CF2433"/>
    <w:rsid w:val="00CF6D51"/>
    <w:rsid w:val="00D17D3A"/>
    <w:rsid w:val="00D467EE"/>
    <w:rsid w:val="00D55783"/>
    <w:rsid w:val="00D66674"/>
    <w:rsid w:val="00DD5948"/>
    <w:rsid w:val="00E0500F"/>
    <w:rsid w:val="00E12616"/>
    <w:rsid w:val="00E26FD8"/>
    <w:rsid w:val="00E32595"/>
    <w:rsid w:val="00E34ABD"/>
    <w:rsid w:val="00E4778A"/>
    <w:rsid w:val="00E6404A"/>
    <w:rsid w:val="00EA0285"/>
    <w:rsid w:val="00EA76CA"/>
    <w:rsid w:val="00EB1274"/>
    <w:rsid w:val="00ED7C2A"/>
    <w:rsid w:val="00EE7490"/>
    <w:rsid w:val="00F23546"/>
    <w:rsid w:val="00F26AD7"/>
    <w:rsid w:val="00F44624"/>
    <w:rsid w:val="00F571EB"/>
    <w:rsid w:val="00F97C33"/>
    <w:rsid w:val="00FA0BF9"/>
    <w:rsid w:val="00FA0E24"/>
    <w:rsid w:val="00FA283D"/>
    <w:rsid w:val="00FB208A"/>
    <w:rsid w:val="00FB2C33"/>
    <w:rsid w:val="00FC6B2C"/>
    <w:rsid w:val="00FE4B05"/>
    <w:rsid w:val="00FF6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D29208"/>
  <w15:chartTrackingRefBased/>
  <w15:docId w15:val="{DD22B7FC-9B02-F24E-84D5-4783FF4FBF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4A22"/>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3D4A22"/>
    <w:pPr>
      <w:pBdr>
        <w:top w:val="single" w:sz="24" w:space="0" w:color="156082" w:themeColor="accent1"/>
        <w:left w:val="single" w:sz="24" w:space="0" w:color="156082" w:themeColor="accent1"/>
        <w:bottom w:val="single" w:sz="24" w:space="0" w:color="156082" w:themeColor="accent1"/>
        <w:right w:val="single" w:sz="24" w:space="0" w:color="156082" w:themeColor="accent1"/>
      </w:pBdr>
      <w:shd w:val="clear" w:color="auto" w:fill="156082" w:themeFill="accent1"/>
      <w:outlineLvl w:val="0"/>
    </w:pPr>
    <w:rPr>
      <w:b/>
      <w:bCs/>
      <w:caps/>
      <w:color w:val="FFFFFF" w:themeColor="background1"/>
      <w:spacing w:val="15"/>
      <w:sz w:val="22"/>
      <w:szCs w:val="22"/>
    </w:rPr>
  </w:style>
  <w:style w:type="paragraph" w:styleId="Heading2">
    <w:name w:val="heading 2"/>
    <w:basedOn w:val="Normal"/>
    <w:next w:val="Normal"/>
    <w:link w:val="Heading2Char"/>
    <w:uiPriority w:val="9"/>
    <w:semiHidden/>
    <w:unhideWhenUsed/>
    <w:qFormat/>
    <w:rsid w:val="003D4A22"/>
    <w:pPr>
      <w:pBdr>
        <w:top w:val="single" w:sz="24" w:space="0" w:color="C1E4F5" w:themeColor="accent1" w:themeTint="33"/>
        <w:left w:val="single" w:sz="24" w:space="0" w:color="C1E4F5" w:themeColor="accent1" w:themeTint="33"/>
        <w:bottom w:val="single" w:sz="24" w:space="0" w:color="C1E4F5" w:themeColor="accent1" w:themeTint="33"/>
        <w:right w:val="single" w:sz="24" w:space="0" w:color="C1E4F5" w:themeColor="accent1" w:themeTint="33"/>
      </w:pBdr>
      <w:shd w:val="clear" w:color="auto" w:fill="C1E4F5" w:themeFill="accent1" w:themeFillTint="33"/>
      <w:outlineLvl w:val="1"/>
    </w:pPr>
    <w:rPr>
      <w:caps/>
      <w:spacing w:val="15"/>
      <w:sz w:val="22"/>
      <w:szCs w:val="22"/>
    </w:rPr>
  </w:style>
  <w:style w:type="paragraph" w:styleId="Heading3">
    <w:name w:val="heading 3"/>
    <w:basedOn w:val="Normal"/>
    <w:next w:val="Normal"/>
    <w:link w:val="Heading3Char"/>
    <w:uiPriority w:val="9"/>
    <w:semiHidden/>
    <w:unhideWhenUsed/>
    <w:qFormat/>
    <w:rsid w:val="003D4A22"/>
    <w:pPr>
      <w:pBdr>
        <w:top w:val="single" w:sz="6" w:space="2" w:color="156082" w:themeColor="accent1"/>
        <w:left w:val="single" w:sz="6" w:space="2" w:color="156082" w:themeColor="accent1"/>
      </w:pBdr>
      <w:spacing w:before="300"/>
      <w:outlineLvl w:val="2"/>
    </w:pPr>
    <w:rPr>
      <w:caps/>
      <w:color w:val="0A2F40" w:themeColor="accent1" w:themeShade="7F"/>
      <w:spacing w:val="15"/>
      <w:sz w:val="22"/>
      <w:szCs w:val="22"/>
    </w:rPr>
  </w:style>
  <w:style w:type="paragraph" w:styleId="Heading4">
    <w:name w:val="heading 4"/>
    <w:basedOn w:val="Normal"/>
    <w:next w:val="Normal"/>
    <w:link w:val="Heading4Char"/>
    <w:uiPriority w:val="9"/>
    <w:semiHidden/>
    <w:unhideWhenUsed/>
    <w:qFormat/>
    <w:rsid w:val="003D4A22"/>
    <w:pPr>
      <w:pBdr>
        <w:top w:val="dotted" w:sz="6" w:space="2" w:color="156082" w:themeColor="accent1"/>
        <w:left w:val="dotted" w:sz="6" w:space="2" w:color="156082" w:themeColor="accent1"/>
      </w:pBdr>
      <w:spacing w:before="300"/>
      <w:outlineLvl w:val="3"/>
    </w:pPr>
    <w:rPr>
      <w:caps/>
      <w:color w:val="0F4761" w:themeColor="accent1" w:themeShade="BF"/>
      <w:spacing w:val="10"/>
      <w:sz w:val="22"/>
      <w:szCs w:val="22"/>
    </w:rPr>
  </w:style>
  <w:style w:type="paragraph" w:styleId="Heading5">
    <w:name w:val="heading 5"/>
    <w:basedOn w:val="Normal"/>
    <w:next w:val="Normal"/>
    <w:link w:val="Heading5Char"/>
    <w:uiPriority w:val="9"/>
    <w:semiHidden/>
    <w:unhideWhenUsed/>
    <w:qFormat/>
    <w:rsid w:val="003D4A22"/>
    <w:pPr>
      <w:pBdr>
        <w:bottom w:val="single" w:sz="6" w:space="1" w:color="156082" w:themeColor="accent1"/>
      </w:pBdr>
      <w:spacing w:before="300"/>
      <w:outlineLvl w:val="4"/>
    </w:pPr>
    <w:rPr>
      <w:caps/>
      <w:color w:val="0F4761" w:themeColor="accent1" w:themeShade="BF"/>
      <w:spacing w:val="10"/>
      <w:sz w:val="22"/>
      <w:szCs w:val="22"/>
    </w:rPr>
  </w:style>
  <w:style w:type="paragraph" w:styleId="Heading6">
    <w:name w:val="heading 6"/>
    <w:basedOn w:val="Normal"/>
    <w:next w:val="Normal"/>
    <w:link w:val="Heading6Char"/>
    <w:uiPriority w:val="9"/>
    <w:semiHidden/>
    <w:unhideWhenUsed/>
    <w:qFormat/>
    <w:rsid w:val="003D4A22"/>
    <w:pPr>
      <w:pBdr>
        <w:bottom w:val="dotted" w:sz="6" w:space="1" w:color="156082" w:themeColor="accent1"/>
      </w:pBdr>
      <w:spacing w:before="300"/>
      <w:outlineLvl w:val="5"/>
    </w:pPr>
    <w:rPr>
      <w:caps/>
      <w:color w:val="0F4761" w:themeColor="accent1" w:themeShade="BF"/>
      <w:spacing w:val="10"/>
      <w:sz w:val="22"/>
      <w:szCs w:val="22"/>
    </w:rPr>
  </w:style>
  <w:style w:type="paragraph" w:styleId="Heading7">
    <w:name w:val="heading 7"/>
    <w:basedOn w:val="Normal"/>
    <w:next w:val="Normal"/>
    <w:link w:val="Heading7Char"/>
    <w:uiPriority w:val="9"/>
    <w:semiHidden/>
    <w:unhideWhenUsed/>
    <w:qFormat/>
    <w:rsid w:val="003D4A22"/>
    <w:pPr>
      <w:spacing w:before="300"/>
      <w:outlineLvl w:val="6"/>
    </w:pPr>
    <w:rPr>
      <w:caps/>
      <w:color w:val="0F4761" w:themeColor="accent1" w:themeShade="BF"/>
      <w:spacing w:val="10"/>
      <w:sz w:val="22"/>
      <w:szCs w:val="22"/>
    </w:rPr>
  </w:style>
  <w:style w:type="paragraph" w:styleId="Heading8">
    <w:name w:val="heading 8"/>
    <w:basedOn w:val="Normal"/>
    <w:next w:val="Normal"/>
    <w:link w:val="Heading8Char"/>
    <w:uiPriority w:val="9"/>
    <w:semiHidden/>
    <w:unhideWhenUsed/>
    <w:qFormat/>
    <w:rsid w:val="003D4A22"/>
    <w:pPr>
      <w:spacing w:before="300"/>
      <w:outlineLvl w:val="7"/>
    </w:pPr>
    <w:rPr>
      <w:caps/>
      <w:spacing w:val="10"/>
      <w:sz w:val="18"/>
      <w:szCs w:val="18"/>
    </w:rPr>
  </w:style>
  <w:style w:type="paragraph" w:styleId="Heading9">
    <w:name w:val="heading 9"/>
    <w:basedOn w:val="Normal"/>
    <w:next w:val="Normal"/>
    <w:link w:val="Heading9Char"/>
    <w:uiPriority w:val="9"/>
    <w:semiHidden/>
    <w:unhideWhenUsed/>
    <w:qFormat/>
    <w:rsid w:val="003D4A22"/>
    <w:pPr>
      <w:spacing w:before="300"/>
      <w:outlineLvl w:val="8"/>
    </w:pPr>
    <w:rPr>
      <w:i/>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4A22"/>
    <w:rPr>
      <w:rFonts w:ascii="Times New Roman" w:eastAsia="Times New Roman" w:hAnsi="Times New Roman" w:cs="Times New Roman"/>
      <w:b/>
      <w:bCs/>
      <w:caps/>
      <w:color w:val="FFFFFF" w:themeColor="background1"/>
      <w:spacing w:val="15"/>
      <w:kern w:val="0"/>
      <w:sz w:val="22"/>
      <w:szCs w:val="22"/>
      <w:shd w:val="clear" w:color="auto" w:fill="156082" w:themeFill="accent1"/>
      <w14:ligatures w14:val="none"/>
    </w:rPr>
  </w:style>
  <w:style w:type="character" w:customStyle="1" w:styleId="Heading2Char">
    <w:name w:val="Heading 2 Char"/>
    <w:basedOn w:val="DefaultParagraphFont"/>
    <w:link w:val="Heading2"/>
    <w:uiPriority w:val="9"/>
    <w:semiHidden/>
    <w:rsid w:val="003D4A22"/>
    <w:rPr>
      <w:rFonts w:ascii="Times New Roman" w:eastAsia="Times New Roman" w:hAnsi="Times New Roman" w:cs="Times New Roman"/>
      <w:caps/>
      <w:spacing w:val="15"/>
      <w:kern w:val="0"/>
      <w:sz w:val="22"/>
      <w:szCs w:val="22"/>
      <w:shd w:val="clear" w:color="auto" w:fill="C1E4F5" w:themeFill="accent1" w:themeFillTint="33"/>
      <w14:ligatures w14:val="none"/>
    </w:rPr>
  </w:style>
  <w:style w:type="character" w:customStyle="1" w:styleId="Heading3Char">
    <w:name w:val="Heading 3 Char"/>
    <w:basedOn w:val="DefaultParagraphFont"/>
    <w:link w:val="Heading3"/>
    <w:uiPriority w:val="9"/>
    <w:semiHidden/>
    <w:rsid w:val="003D4A22"/>
    <w:rPr>
      <w:rFonts w:ascii="Times New Roman" w:eastAsia="Times New Roman" w:hAnsi="Times New Roman" w:cs="Times New Roman"/>
      <w:caps/>
      <w:color w:val="0A2F40" w:themeColor="accent1" w:themeShade="7F"/>
      <w:spacing w:val="15"/>
      <w:kern w:val="0"/>
      <w:sz w:val="22"/>
      <w:szCs w:val="22"/>
      <w14:ligatures w14:val="none"/>
    </w:rPr>
  </w:style>
  <w:style w:type="character" w:customStyle="1" w:styleId="Heading4Char">
    <w:name w:val="Heading 4 Char"/>
    <w:basedOn w:val="DefaultParagraphFont"/>
    <w:link w:val="Heading4"/>
    <w:uiPriority w:val="9"/>
    <w:semiHidden/>
    <w:rsid w:val="003D4A22"/>
    <w:rPr>
      <w:rFonts w:ascii="Times New Roman" w:eastAsia="Times New Roman" w:hAnsi="Times New Roman" w:cs="Times New Roman"/>
      <w:caps/>
      <w:color w:val="0F4761" w:themeColor="accent1" w:themeShade="BF"/>
      <w:spacing w:val="10"/>
      <w:kern w:val="0"/>
      <w:sz w:val="22"/>
      <w:szCs w:val="22"/>
      <w14:ligatures w14:val="none"/>
    </w:rPr>
  </w:style>
  <w:style w:type="character" w:customStyle="1" w:styleId="Heading5Char">
    <w:name w:val="Heading 5 Char"/>
    <w:basedOn w:val="DefaultParagraphFont"/>
    <w:link w:val="Heading5"/>
    <w:uiPriority w:val="9"/>
    <w:semiHidden/>
    <w:rsid w:val="003D4A22"/>
    <w:rPr>
      <w:rFonts w:ascii="Times New Roman" w:eastAsia="Times New Roman" w:hAnsi="Times New Roman" w:cs="Times New Roman"/>
      <w:caps/>
      <w:color w:val="0F4761" w:themeColor="accent1" w:themeShade="BF"/>
      <w:spacing w:val="10"/>
      <w:kern w:val="0"/>
      <w:sz w:val="22"/>
      <w:szCs w:val="22"/>
      <w14:ligatures w14:val="none"/>
    </w:rPr>
  </w:style>
  <w:style w:type="character" w:customStyle="1" w:styleId="Heading6Char">
    <w:name w:val="Heading 6 Char"/>
    <w:basedOn w:val="DefaultParagraphFont"/>
    <w:link w:val="Heading6"/>
    <w:uiPriority w:val="9"/>
    <w:semiHidden/>
    <w:rsid w:val="003D4A22"/>
    <w:rPr>
      <w:rFonts w:ascii="Times New Roman" w:eastAsia="Times New Roman" w:hAnsi="Times New Roman" w:cs="Times New Roman"/>
      <w:caps/>
      <w:color w:val="0F4761" w:themeColor="accent1" w:themeShade="BF"/>
      <w:spacing w:val="10"/>
      <w:kern w:val="0"/>
      <w:sz w:val="22"/>
      <w:szCs w:val="22"/>
      <w14:ligatures w14:val="none"/>
    </w:rPr>
  </w:style>
  <w:style w:type="character" w:customStyle="1" w:styleId="Heading7Char">
    <w:name w:val="Heading 7 Char"/>
    <w:basedOn w:val="DefaultParagraphFont"/>
    <w:link w:val="Heading7"/>
    <w:uiPriority w:val="9"/>
    <w:semiHidden/>
    <w:rsid w:val="003D4A22"/>
    <w:rPr>
      <w:rFonts w:ascii="Times New Roman" w:eastAsia="Times New Roman" w:hAnsi="Times New Roman" w:cs="Times New Roman"/>
      <w:caps/>
      <w:color w:val="0F4761" w:themeColor="accent1" w:themeShade="BF"/>
      <w:spacing w:val="10"/>
      <w:kern w:val="0"/>
      <w:sz w:val="22"/>
      <w:szCs w:val="22"/>
      <w14:ligatures w14:val="none"/>
    </w:rPr>
  </w:style>
  <w:style w:type="character" w:customStyle="1" w:styleId="Heading8Char">
    <w:name w:val="Heading 8 Char"/>
    <w:basedOn w:val="DefaultParagraphFont"/>
    <w:link w:val="Heading8"/>
    <w:uiPriority w:val="9"/>
    <w:semiHidden/>
    <w:rsid w:val="003D4A22"/>
    <w:rPr>
      <w:rFonts w:ascii="Times New Roman" w:eastAsia="Times New Roman" w:hAnsi="Times New Roman" w:cs="Times New Roman"/>
      <w:caps/>
      <w:spacing w:val="10"/>
      <w:kern w:val="0"/>
      <w:sz w:val="18"/>
      <w:szCs w:val="18"/>
      <w14:ligatures w14:val="none"/>
    </w:rPr>
  </w:style>
  <w:style w:type="character" w:customStyle="1" w:styleId="Heading9Char">
    <w:name w:val="Heading 9 Char"/>
    <w:basedOn w:val="DefaultParagraphFont"/>
    <w:link w:val="Heading9"/>
    <w:uiPriority w:val="9"/>
    <w:semiHidden/>
    <w:rsid w:val="003D4A22"/>
    <w:rPr>
      <w:rFonts w:ascii="Times New Roman" w:eastAsia="Times New Roman" w:hAnsi="Times New Roman" w:cs="Times New Roman"/>
      <w:i/>
      <w:caps/>
      <w:spacing w:val="10"/>
      <w:kern w:val="0"/>
      <w:sz w:val="18"/>
      <w:szCs w:val="18"/>
      <w14:ligatures w14:val="none"/>
    </w:rPr>
  </w:style>
  <w:style w:type="paragraph" w:styleId="Title">
    <w:name w:val="Title"/>
    <w:basedOn w:val="Normal"/>
    <w:next w:val="Normal"/>
    <w:link w:val="TitleChar"/>
    <w:uiPriority w:val="10"/>
    <w:qFormat/>
    <w:rsid w:val="003D4A22"/>
    <w:pPr>
      <w:spacing w:before="720"/>
    </w:pPr>
    <w:rPr>
      <w:caps/>
      <w:color w:val="156082" w:themeColor="accent1"/>
      <w:spacing w:val="10"/>
      <w:kern w:val="28"/>
      <w:sz w:val="52"/>
      <w:szCs w:val="52"/>
    </w:rPr>
  </w:style>
  <w:style w:type="character" w:customStyle="1" w:styleId="TitleChar">
    <w:name w:val="Title Char"/>
    <w:basedOn w:val="DefaultParagraphFont"/>
    <w:link w:val="Title"/>
    <w:uiPriority w:val="10"/>
    <w:rsid w:val="003D4A22"/>
    <w:rPr>
      <w:rFonts w:ascii="Times New Roman" w:eastAsia="Times New Roman" w:hAnsi="Times New Roman" w:cs="Times New Roman"/>
      <w:caps/>
      <w:color w:val="156082" w:themeColor="accent1"/>
      <w:spacing w:val="10"/>
      <w:kern w:val="28"/>
      <w:sz w:val="52"/>
      <w:szCs w:val="52"/>
      <w14:ligatures w14:val="none"/>
    </w:rPr>
  </w:style>
  <w:style w:type="paragraph" w:styleId="Subtitle">
    <w:name w:val="Subtitle"/>
    <w:basedOn w:val="Normal"/>
    <w:next w:val="Normal"/>
    <w:link w:val="SubtitleChar"/>
    <w:uiPriority w:val="11"/>
    <w:qFormat/>
    <w:rsid w:val="003D4A22"/>
    <w:pPr>
      <w:spacing w:after="1000"/>
    </w:pPr>
    <w:rPr>
      <w:caps/>
      <w:color w:val="595959" w:themeColor="text1" w:themeTint="A6"/>
      <w:spacing w:val="10"/>
    </w:rPr>
  </w:style>
  <w:style w:type="character" w:customStyle="1" w:styleId="SubtitleChar">
    <w:name w:val="Subtitle Char"/>
    <w:basedOn w:val="DefaultParagraphFont"/>
    <w:link w:val="Subtitle"/>
    <w:uiPriority w:val="11"/>
    <w:rsid w:val="003D4A22"/>
    <w:rPr>
      <w:rFonts w:ascii="Times New Roman" w:eastAsia="Times New Roman" w:hAnsi="Times New Roman" w:cs="Times New Roman"/>
      <w:caps/>
      <w:color w:val="595959" w:themeColor="text1" w:themeTint="A6"/>
      <w:spacing w:val="10"/>
      <w:kern w:val="0"/>
      <w14:ligatures w14:val="none"/>
    </w:rPr>
  </w:style>
  <w:style w:type="paragraph" w:styleId="Quote">
    <w:name w:val="Quote"/>
    <w:basedOn w:val="Normal"/>
    <w:next w:val="Normal"/>
    <w:link w:val="QuoteChar"/>
    <w:uiPriority w:val="29"/>
    <w:qFormat/>
    <w:rsid w:val="003D4A22"/>
    <w:rPr>
      <w:i/>
      <w:iCs/>
    </w:rPr>
  </w:style>
  <w:style w:type="character" w:customStyle="1" w:styleId="QuoteChar">
    <w:name w:val="Quote Char"/>
    <w:basedOn w:val="DefaultParagraphFont"/>
    <w:link w:val="Quote"/>
    <w:uiPriority w:val="29"/>
    <w:rsid w:val="003D4A22"/>
    <w:rPr>
      <w:rFonts w:ascii="Times New Roman" w:eastAsia="Times New Roman" w:hAnsi="Times New Roman" w:cs="Times New Roman"/>
      <w:i/>
      <w:iCs/>
      <w:kern w:val="0"/>
      <w14:ligatures w14:val="none"/>
    </w:rPr>
  </w:style>
  <w:style w:type="paragraph" w:styleId="ListParagraph">
    <w:name w:val="List Paragraph"/>
    <w:basedOn w:val="Normal"/>
    <w:uiPriority w:val="34"/>
    <w:qFormat/>
    <w:rsid w:val="003D4A22"/>
    <w:pPr>
      <w:ind w:left="720"/>
      <w:contextualSpacing/>
    </w:pPr>
  </w:style>
  <w:style w:type="character" w:styleId="IntenseEmphasis">
    <w:name w:val="Intense Emphasis"/>
    <w:uiPriority w:val="21"/>
    <w:qFormat/>
    <w:rsid w:val="003D4A22"/>
    <w:rPr>
      <w:b/>
      <w:bCs/>
      <w:caps/>
      <w:color w:val="0A2F40" w:themeColor="accent1" w:themeShade="7F"/>
      <w:spacing w:val="10"/>
    </w:rPr>
  </w:style>
  <w:style w:type="paragraph" w:styleId="IntenseQuote">
    <w:name w:val="Intense Quote"/>
    <w:basedOn w:val="Normal"/>
    <w:next w:val="Normal"/>
    <w:link w:val="IntenseQuoteChar"/>
    <w:uiPriority w:val="30"/>
    <w:qFormat/>
    <w:rsid w:val="003D4A22"/>
    <w:pPr>
      <w:pBdr>
        <w:top w:val="single" w:sz="4" w:space="10" w:color="156082" w:themeColor="accent1"/>
        <w:left w:val="single" w:sz="4" w:space="10" w:color="156082" w:themeColor="accent1"/>
      </w:pBdr>
      <w:ind w:left="1296" w:right="1152"/>
      <w:jc w:val="both"/>
    </w:pPr>
    <w:rPr>
      <w:i/>
      <w:iCs/>
      <w:color w:val="156082" w:themeColor="accent1"/>
    </w:rPr>
  </w:style>
  <w:style w:type="character" w:customStyle="1" w:styleId="IntenseQuoteChar">
    <w:name w:val="Intense Quote Char"/>
    <w:basedOn w:val="DefaultParagraphFont"/>
    <w:link w:val="IntenseQuote"/>
    <w:uiPriority w:val="30"/>
    <w:rsid w:val="003D4A22"/>
    <w:rPr>
      <w:rFonts w:ascii="Times New Roman" w:eastAsia="Times New Roman" w:hAnsi="Times New Roman" w:cs="Times New Roman"/>
      <w:i/>
      <w:iCs/>
      <w:color w:val="156082" w:themeColor="accent1"/>
      <w:kern w:val="0"/>
      <w14:ligatures w14:val="none"/>
    </w:rPr>
  </w:style>
  <w:style w:type="character" w:styleId="IntenseReference">
    <w:name w:val="Intense Reference"/>
    <w:uiPriority w:val="32"/>
    <w:qFormat/>
    <w:rsid w:val="003D4A22"/>
    <w:rPr>
      <w:b/>
      <w:bCs/>
      <w:i/>
      <w:iCs/>
      <w:caps/>
      <w:color w:val="156082" w:themeColor="accent1"/>
    </w:rPr>
  </w:style>
  <w:style w:type="paragraph" w:customStyle="1" w:styleId="Default">
    <w:name w:val="Default"/>
    <w:rsid w:val="003D4A22"/>
    <w:pPr>
      <w:autoSpaceDE w:val="0"/>
      <w:autoSpaceDN w:val="0"/>
      <w:adjustRightInd w:val="0"/>
      <w:spacing w:before="200" w:after="0" w:line="240" w:lineRule="auto"/>
    </w:pPr>
    <w:rPr>
      <w:rFonts w:ascii="Times New Roman" w:eastAsiaTheme="minorEastAsia" w:hAnsi="Times New Roman" w:cs="Times New Roman"/>
      <w:color w:val="000000"/>
      <w:kern w:val="0"/>
      <w:lang w:val="fr-FR"/>
      <w14:ligatures w14:val="none"/>
    </w:rPr>
  </w:style>
  <w:style w:type="paragraph" w:styleId="NoSpacing">
    <w:name w:val="No Spacing"/>
    <w:aliases w:val="Standard"/>
    <w:basedOn w:val="Normal"/>
    <w:link w:val="NoSpacingChar"/>
    <w:uiPriority w:val="1"/>
    <w:qFormat/>
    <w:rsid w:val="003D4A22"/>
  </w:style>
  <w:style w:type="paragraph" w:styleId="NormalWeb">
    <w:name w:val="Normal (Web)"/>
    <w:basedOn w:val="Normal"/>
    <w:uiPriority w:val="99"/>
    <w:unhideWhenUsed/>
    <w:rsid w:val="003D4A22"/>
    <w:pPr>
      <w:spacing w:before="100" w:beforeAutospacing="1" w:after="100" w:afterAutospacing="1"/>
    </w:pPr>
    <w:rPr>
      <w:lang w:eastAsia="fr-FR"/>
    </w:rPr>
  </w:style>
  <w:style w:type="paragraph" w:styleId="Header">
    <w:name w:val="header"/>
    <w:basedOn w:val="Normal"/>
    <w:link w:val="HeaderChar"/>
    <w:uiPriority w:val="99"/>
    <w:unhideWhenUsed/>
    <w:rsid w:val="003D4A22"/>
    <w:pPr>
      <w:tabs>
        <w:tab w:val="center" w:pos="4536"/>
        <w:tab w:val="right" w:pos="9072"/>
      </w:tabs>
    </w:pPr>
  </w:style>
  <w:style w:type="character" w:customStyle="1" w:styleId="HeaderChar">
    <w:name w:val="Header Char"/>
    <w:basedOn w:val="DefaultParagraphFont"/>
    <w:link w:val="Header"/>
    <w:uiPriority w:val="99"/>
    <w:rsid w:val="003D4A22"/>
    <w:rPr>
      <w:rFonts w:ascii="Times New Roman" w:eastAsia="Times New Roman" w:hAnsi="Times New Roman" w:cs="Times New Roman"/>
      <w:kern w:val="0"/>
      <w14:ligatures w14:val="none"/>
    </w:rPr>
  </w:style>
  <w:style w:type="paragraph" w:styleId="Footer">
    <w:name w:val="footer"/>
    <w:basedOn w:val="Normal"/>
    <w:link w:val="FooterChar"/>
    <w:uiPriority w:val="99"/>
    <w:unhideWhenUsed/>
    <w:rsid w:val="003D4A22"/>
    <w:pPr>
      <w:tabs>
        <w:tab w:val="center" w:pos="4536"/>
        <w:tab w:val="right" w:pos="9072"/>
      </w:tabs>
    </w:pPr>
  </w:style>
  <w:style w:type="character" w:customStyle="1" w:styleId="FooterChar">
    <w:name w:val="Footer Char"/>
    <w:basedOn w:val="DefaultParagraphFont"/>
    <w:link w:val="Footer"/>
    <w:uiPriority w:val="99"/>
    <w:rsid w:val="003D4A22"/>
    <w:rPr>
      <w:rFonts w:ascii="Times New Roman" w:eastAsia="Times New Roman" w:hAnsi="Times New Roman" w:cs="Times New Roman"/>
      <w:kern w:val="0"/>
      <w14:ligatures w14:val="none"/>
    </w:rPr>
  </w:style>
  <w:style w:type="table" w:styleId="TableGrid">
    <w:name w:val="Table Grid"/>
    <w:basedOn w:val="TableNormal"/>
    <w:uiPriority w:val="39"/>
    <w:rsid w:val="003D4A22"/>
    <w:pPr>
      <w:spacing w:before="200" w:after="0" w:line="240" w:lineRule="auto"/>
    </w:pPr>
    <w:rPr>
      <w:rFonts w:eastAsiaTheme="minorEastAsia"/>
      <w:kern w:val="0"/>
      <w:sz w:val="22"/>
      <w:szCs w:val="22"/>
      <w:lang w:val="fr-F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3D4A22"/>
  </w:style>
  <w:style w:type="character" w:customStyle="1" w:styleId="FootnoteTextChar">
    <w:name w:val="Footnote Text Char"/>
    <w:basedOn w:val="DefaultParagraphFont"/>
    <w:link w:val="FootnoteText"/>
    <w:uiPriority w:val="99"/>
    <w:semiHidden/>
    <w:rsid w:val="003D4A22"/>
    <w:rPr>
      <w:rFonts w:ascii="Times New Roman" w:eastAsia="Times New Roman" w:hAnsi="Times New Roman" w:cs="Times New Roman"/>
      <w:kern w:val="0"/>
      <w14:ligatures w14:val="none"/>
    </w:rPr>
  </w:style>
  <w:style w:type="character" w:styleId="FootnoteReference">
    <w:name w:val="footnote reference"/>
    <w:basedOn w:val="DefaultParagraphFont"/>
    <w:uiPriority w:val="99"/>
    <w:semiHidden/>
    <w:unhideWhenUsed/>
    <w:rsid w:val="003D4A22"/>
    <w:rPr>
      <w:vertAlign w:val="superscript"/>
    </w:rPr>
  </w:style>
  <w:style w:type="character" w:styleId="CommentReference">
    <w:name w:val="annotation reference"/>
    <w:basedOn w:val="DefaultParagraphFont"/>
    <w:uiPriority w:val="99"/>
    <w:semiHidden/>
    <w:unhideWhenUsed/>
    <w:rsid w:val="003D4A22"/>
    <w:rPr>
      <w:sz w:val="16"/>
      <w:szCs w:val="16"/>
    </w:rPr>
  </w:style>
  <w:style w:type="paragraph" w:styleId="CommentText">
    <w:name w:val="annotation text"/>
    <w:basedOn w:val="Normal"/>
    <w:link w:val="CommentTextChar"/>
    <w:uiPriority w:val="99"/>
    <w:unhideWhenUsed/>
    <w:rsid w:val="003D4A22"/>
    <w:pPr>
      <w:widowControl w:val="0"/>
    </w:pPr>
    <w:rPr>
      <w:rFonts w:ascii="CG Times" w:hAnsi="CG Times"/>
      <w:snapToGrid w:val="0"/>
    </w:rPr>
  </w:style>
  <w:style w:type="character" w:customStyle="1" w:styleId="CommentTextChar">
    <w:name w:val="Comment Text Char"/>
    <w:basedOn w:val="DefaultParagraphFont"/>
    <w:link w:val="CommentText"/>
    <w:uiPriority w:val="99"/>
    <w:rsid w:val="003D4A22"/>
    <w:rPr>
      <w:rFonts w:ascii="CG Times" w:eastAsia="Times New Roman" w:hAnsi="CG Times" w:cs="Times New Roman"/>
      <w:snapToGrid w:val="0"/>
      <w:kern w:val="0"/>
      <w14:ligatures w14:val="none"/>
    </w:rPr>
  </w:style>
  <w:style w:type="character" w:styleId="PlaceholderText">
    <w:name w:val="Placeholder Text"/>
    <w:basedOn w:val="DefaultParagraphFont"/>
    <w:uiPriority w:val="99"/>
    <w:semiHidden/>
    <w:rsid w:val="003D4A22"/>
    <w:rPr>
      <w:color w:val="808080"/>
    </w:rPr>
  </w:style>
  <w:style w:type="character" w:styleId="Hyperlink">
    <w:name w:val="Hyperlink"/>
    <w:basedOn w:val="DefaultParagraphFont"/>
    <w:uiPriority w:val="99"/>
    <w:unhideWhenUsed/>
    <w:rsid w:val="003D4A22"/>
    <w:rPr>
      <w:color w:val="0000FF"/>
      <w:u w:val="single"/>
    </w:rPr>
  </w:style>
  <w:style w:type="paragraph" w:styleId="BodyText">
    <w:name w:val="Body Text"/>
    <w:basedOn w:val="Normal"/>
    <w:link w:val="BodyTextChar"/>
    <w:autoRedefine/>
    <w:rsid w:val="003D4A22"/>
    <w:pPr>
      <w:widowControl w:val="0"/>
      <w:tabs>
        <w:tab w:val="left" w:pos="567"/>
        <w:tab w:val="left" w:pos="8640"/>
      </w:tabs>
      <w:jc w:val="both"/>
    </w:pPr>
    <w:rPr>
      <w:b/>
      <w:bCs/>
    </w:rPr>
  </w:style>
  <w:style w:type="character" w:customStyle="1" w:styleId="BodyTextChar">
    <w:name w:val="Body Text Char"/>
    <w:basedOn w:val="DefaultParagraphFont"/>
    <w:link w:val="BodyText"/>
    <w:rsid w:val="003D4A22"/>
    <w:rPr>
      <w:rFonts w:ascii="Times New Roman" w:eastAsia="Times New Roman" w:hAnsi="Times New Roman" w:cs="Times New Roman"/>
      <w:b/>
      <w:bCs/>
      <w:kern w:val="0"/>
      <w14:ligatures w14:val="none"/>
    </w:rPr>
  </w:style>
  <w:style w:type="paragraph" w:styleId="BodyTextIndent2">
    <w:name w:val="Body Text Indent 2"/>
    <w:basedOn w:val="Normal"/>
    <w:link w:val="BodyTextIndent2Char"/>
    <w:rsid w:val="003D4A22"/>
    <w:pPr>
      <w:ind w:firstLine="426"/>
      <w:jc w:val="both"/>
    </w:pPr>
  </w:style>
  <w:style w:type="character" w:customStyle="1" w:styleId="BodyTextIndent2Char">
    <w:name w:val="Body Text Indent 2 Char"/>
    <w:basedOn w:val="DefaultParagraphFont"/>
    <w:link w:val="BodyTextIndent2"/>
    <w:rsid w:val="003D4A22"/>
    <w:rPr>
      <w:rFonts w:ascii="Times New Roman" w:eastAsia="Times New Roman" w:hAnsi="Times New Roman" w:cs="Times New Roman"/>
      <w:kern w:val="0"/>
      <w14:ligatures w14:val="none"/>
    </w:rPr>
  </w:style>
  <w:style w:type="paragraph" w:styleId="Caption">
    <w:name w:val="caption"/>
    <w:basedOn w:val="Normal"/>
    <w:next w:val="Normal"/>
    <w:uiPriority w:val="35"/>
    <w:unhideWhenUsed/>
    <w:qFormat/>
    <w:rsid w:val="003D4A22"/>
    <w:rPr>
      <w:b/>
      <w:bCs/>
      <w:color w:val="0F4761" w:themeColor="accent1" w:themeShade="BF"/>
      <w:sz w:val="16"/>
      <w:szCs w:val="16"/>
    </w:rPr>
  </w:style>
  <w:style w:type="character" w:styleId="Strong">
    <w:name w:val="Strong"/>
    <w:uiPriority w:val="22"/>
    <w:qFormat/>
    <w:rsid w:val="003D4A22"/>
    <w:rPr>
      <w:b/>
      <w:bCs/>
    </w:rPr>
  </w:style>
  <w:style w:type="character" w:styleId="Emphasis">
    <w:name w:val="Emphasis"/>
    <w:uiPriority w:val="20"/>
    <w:qFormat/>
    <w:rsid w:val="003D4A22"/>
    <w:rPr>
      <w:caps/>
      <w:color w:val="0A2F40" w:themeColor="accent1" w:themeShade="7F"/>
      <w:spacing w:val="5"/>
    </w:rPr>
  </w:style>
  <w:style w:type="character" w:customStyle="1" w:styleId="NoSpacingChar">
    <w:name w:val="No Spacing Char"/>
    <w:aliases w:val="Standard Char"/>
    <w:basedOn w:val="DefaultParagraphFont"/>
    <w:link w:val="NoSpacing"/>
    <w:uiPriority w:val="1"/>
    <w:rsid w:val="003D4A22"/>
    <w:rPr>
      <w:rFonts w:ascii="Times New Roman" w:eastAsia="Times New Roman" w:hAnsi="Times New Roman" w:cs="Times New Roman"/>
      <w:kern w:val="0"/>
      <w14:ligatures w14:val="none"/>
    </w:rPr>
  </w:style>
  <w:style w:type="character" w:styleId="SubtleEmphasis">
    <w:name w:val="Subtle Emphasis"/>
    <w:uiPriority w:val="19"/>
    <w:qFormat/>
    <w:rsid w:val="003D4A22"/>
    <w:rPr>
      <w:i/>
      <w:iCs/>
      <w:color w:val="0A2F40" w:themeColor="accent1" w:themeShade="7F"/>
    </w:rPr>
  </w:style>
  <w:style w:type="character" w:styleId="SubtleReference">
    <w:name w:val="Subtle Reference"/>
    <w:uiPriority w:val="31"/>
    <w:qFormat/>
    <w:rsid w:val="003D4A22"/>
    <w:rPr>
      <w:b/>
      <w:bCs/>
      <w:color w:val="156082" w:themeColor="accent1"/>
    </w:rPr>
  </w:style>
  <w:style w:type="character" w:styleId="BookTitle">
    <w:name w:val="Book Title"/>
    <w:uiPriority w:val="33"/>
    <w:qFormat/>
    <w:rsid w:val="003D4A22"/>
    <w:rPr>
      <w:b/>
      <w:bCs/>
      <w:i/>
      <w:iCs/>
      <w:spacing w:val="9"/>
    </w:rPr>
  </w:style>
  <w:style w:type="paragraph" w:styleId="TOCHeading">
    <w:name w:val="TOC Heading"/>
    <w:basedOn w:val="Heading1"/>
    <w:next w:val="Normal"/>
    <w:uiPriority w:val="39"/>
    <w:semiHidden/>
    <w:unhideWhenUsed/>
    <w:qFormat/>
    <w:rsid w:val="003D4A22"/>
    <w:pPr>
      <w:outlineLvl w:val="9"/>
    </w:pPr>
  </w:style>
  <w:style w:type="paragraph" w:customStyle="1" w:styleId="EndNoteBibliographyTitle">
    <w:name w:val="EndNote Bibliography Title"/>
    <w:basedOn w:val="Normal"/>
    <w:link w:val="EndNoteBibliographyTitleChar"/>
    <w:rsid w:val="003D4A22"/>
    <w:pPr>
      <w:jc w:val="center"/>
    </w:pPr>
  </w:style>
  <w:style w:type="character" w:customStyle="1" w:styleId="EndNoteBibliographyTitleChar">
    <w:name w:val="EndNote Bibliography Title Char"/>
    <w:basedOn w:val="NoSpacingChar"/>
    <w:link w:val="EndNoteBibliographyTitle"/>
    <w:rsid w:val="003D4A22"/>
    <w:rPr>
      <w:rFonts w:ascii="Times New Roman" w:eastAsia="Times New Roman" w:hAnsi="Times New Roman" w:cs="Times New Roman"/>
      <w:kern w:val="0"/>
      <w14:ligatures w14:val="none"/>
    </w:rPr>
  </w:style>
  <w:style w:type="paragraph" w:customStyle="1" w:styleId="EndNoteBibliography">
    <w:name w:val="EndNote Bibliography"/>
    <w:basedOn w:val="Normal"/>
    <w:link w:val="EndNoteBibliographyChar"/>
    <w:rsid w:val="003D4A22"/>
  </w:style>
  <w:style w:type="character" w:customStyle="1" w:styleId="EndNoteBibliographyChar">
    <w:name w:val="EndNote Bibliography Char"/>
    <w:basedOn w:val="NoSpacingChar"/>
    <w:link w:val="EndNoteBibliography"/>
    <w:rsid w:val="003D4A22"/>
    <w:rPr>
      <w:rFonts w:ascii="Times New Roman" w:eastAsia="Times New Roman" w:hAnsi="Times New Roman" w:cs="Times New Roman"/>
      <w:kern w:val="0"/>
      <w14:ligatures w14:val="none"/>
    </w:rPr>
  </w:style>
  <w:style w:type="paragraph" w:styleId="Revision">
    <w:name w:val="Revision"/>
    <w:hidden/>
    <w:uiPriority w:val="99"/>
    <w:semiHidden/>
    <w:rsid w:val="003D4A22"/>
    <w:pPr>
      <w:spacing w:after="0" w:line="240" w:lineRule="auto"/>
    </w:pPr>
    <w:rPr>
      <w:rFonts w:eastAsiaTheme="minorEastAsia"/>
      <w:kern w:val="0"/>
      <w:sz w:val="20"/>
      <w:szCs w:val="20"/>
      <w:lang w:val="fr-FR"/>
      <w14:ligatures w14:val="none"/>
    </w:rPr>
  </w:style>
  <w:style w:type="character" w:styleId="UnresolvedMention">
    <w:name w:val="Unresolved Mention"/>
    <w:basedOn w:val="DefaultParagraphFont"/>
    <w:uiPriority w:val="99"/>
    <w:semiHidden/>
    <w:unhideWhenUsed/>
    <w:rsid w:val="003D4A22"/>
    <w:rPr>
      <w:color w:val="605E5C"/>
      <w:shd w:val="clear" w:color="auto" w:fill="E1DFDD"/>
    </w:rPr>
  </w:style>
  <w:style w:type="character" w:customStyle="1" w:styleId="mord">
    <w:name w:val="mord"/>
    <w:basedOn w:val="DefaultParagraphFont"/>
    <w:rsid w:val="003D4A22"/>
  </w:style>
  <w:style w:type="character" w:customStyle="1" w:styleId="mopen">
    <w:name w:val="mopen"/>
    <w:basedOn w:val="DefaultParagraphFont"/>
    <w:rsid w:val="003D4A22"/>
  </w:style>
  <w:style w:type="character" w:customStyle="1" w:styleId="mclose">
    <w:name w:val="mclose"/>
    <w:basedOn w:val="DefaultParagraphFont"/>
    <w:rsid w:val="003D4A22"/>
  </w:style>
  <w:style w:type="character" w:customStyle="1" w:styleId="mrel">
    <w:name w:val="mrel"/>
    <w:basedOn w:val="DefaultParagraphFont"/>
    <w:rsid w:val="003D4A22"/>
  </w:style>
  <w:style w:type="character" w:customStyle="1" w:styleId="delimsizing">
    <w:name w:val="delimsizing"/>
    <w:basedOn w:val="DefaultParagraphFont"/>
    <w:rsid w:val="003D4A22"/>
  </w:style>
  <w:style w:type="character" w:customStyle="1" w:styleId="mbin">
    <w:name w:val="mbin"/>
    <w:basedOn w:val="DefaultParagraphFont"/>
    <w:rsid w:val="003D4A22"/>
  </w:style>
  <w:style w:type="character" w:customStyle="1" w:styleId="vlist-s">
    <w:name w:val="vlist-s"/>
    <w:basedOn w:val="DefaultParagraphFont"/>
    <w:rsid w:val="003D4A22"/>
  </w:style>
  <w:style w:type="character" w:styleId="LineNumber">
    <w:name w:val="line number"/>
    <w:basedOn w:val="DefaultParagraphFont"/>
    <w:uiPriority w:val="99"/>
    <w:semiHidden/>
    <w:unhideWhenUsed/>
    <w:rsid w:val="00571C56"/>
  </w:style>
  <w:style w:type="paragraph" w:styleId="CommentSubject">
    <w:name w:val="annotation subject"/>
    <w:basedOn w:val="CommentText"/>
    <w:next w:val="CommentText"/>
    <w:link w:val="CommentSubjectChar"/>
    <w:uiPriority w:val="99"/>
    <w:semiHidden/>
    <w:unhideWhenUsed/>
    <w:rsid w:val="00B255AC"/>
    <w:pPr>
      <w:widowControl/>
    </w:pPr>
    <w:rPr>
      <w:rFonts w:ascii="Times New Roman" w:hAnsi="Times New Roman"/>
      <w:b/>
      <w:bCs/>
      <w:snapToGrid/>
      <w:sz w:val="20"/>
      <w:szCs w:val="20"/>
    </w:rPr>
  </w:style>
  <w:style w:type="character" w:customStyle="1" w:styleId="CommentSubjectChar">
    <w:name w:val="Comment Subject Char"/>
    <w:basedOn w:val="CommentTextChar"/>
    <w:link w:val="CommentSubject"/>
    <w:uiPriority w:val="99"/>
    <w:semiHidden/>
    <w:rsid w:val="00B255AC"/>
    <w:rPr>
      <w:rFonts w:ascii="Times New Roman" w:eastAsia="Times New Roman" w:hAnsi="Times New Roman" w:cs="Times New Roman"/>
      <w:b/>
      <w:bCs/>
      <w:snapToGrid/>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explain-user.com" TargetMode="External"/><Relationship Id="rId18" Type="http://schemas.openxmlformats.org/officeDocument/2006/relationships/chart" Target="charts/chart1.xml"/><Relationship Id="rId26" Type="http://schemas.openxmlformats.org/officeDocument/2006/relationships/image" Target="media/image12.png"/><Relationship Id="rId39" Type="http://schemas.openxmlformats.org/officeDocument/2006/relationships/fontTable" Target="fontTable.xml"/><Relationship Id="rId21" Type="http://schemas.openxmlformats.org/officeDocument/2006/relationships/image" Target="media/image7.svg"/><Relationship Id="rId34" Type="http://schemas.openxmlformats.org/officeDocument/2006/relationships/hyperlink" Target="https://explain-user.com"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6.png"/><Relationship Id="rId29" Type="http://schemas.openxmlformats.org/officeDocument/2006/relationships/image" Target="media/image15.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openxmlformats.org/officeDocument/2006/relationships/image" Target="media/image10.svg"/><Relationship Id="rId32" Type="http://schemas.openxmlformats.org/officeDocument/2006/relationships/image" Target="media/image18.png"/><Relationship Id="rId37" Type="http://schemas.openxmlformats.org/officeDocument/2006/relationships/image" Target="media/image22.png"/><Relationship Id="rId40" Type="http://schemas.microsoft.com/office/2011/relationships/people" Target="people.xml"/><Relationship Id="rId5" Type="http://schemas.openxmlformats.org/officeDocument/2006/relationships/webSettings" Target="webSettings.xml"/><Relationship Id="rId15" Type="http://schemas.openxmlformats.org/officeDocument/2006/relationships/image" Target="media/image2.svg"/><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1.png"/><Relationship Id="rId10" Type="http://schemas.microsoft.com/office/2016/09/relationships/commentsIds" Target="commentsIds.xml"/><Relationship Id="rId19" Type="http://schemas.openxmlformats.org/officeDocument/2006/relationships/image" Target="media/image5.png"/><Relationship Id="rId31" Type="http://schemas.openxmlformats.org/officeDocument/2006/relationships/image" Target="media/image17.svg"/><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1.png"/><Relationship Id="rId22" Type="http://schemas.openxmlformats.org/officeDocument/2006/relationships/image" Target="media/image8.png"/><Relationship Id="rId27" Type="http://schemas.openxmlformats.org/officeDocument/2006/relationships/image" Target="media/image13.svg"/><Relationship Id="rId30" Type="http://schemas.openxmlformats.org/officeDocument/2006/relationships/image" Target="media/image16.png"/><Relationship Id="rId35" Type="http://schemas.openxmlformats.org/officeDocument/2006/relationships/image" Target="media/image20.png"/><Relationship Id="rId8" Type="http://schemas.openxmlformats.org/officeDocument/2006/relationships/comments" Target="comments.xml"/><Relationship Id="rId3" Type="http://schemas.openxmlformats.org/officeDocument/2006/relationships/styles" Target="styles.xml"/><Relationship Id="rId12" Type="http://schemas.openxmlformats.org/officeDocument/2006/relationships/hyperlink" Target="https://explain-user.com" TargetMode="External"/><Relationship Id="rId17" Type="http://schemas.openxmlformats.org/officeDocument/2006/relationships/image" Target="media/image4.svg"/><Relationship Id="rId25" Type="http://schemas.openxmlformats.org/officeDocument/2006/relationships/image" Target="media/image11.png"/><Relationship Id="rId33" Type="http://schemas.openxmlformats.org/officeDocument/2006/relationships/image" Target="media/image19.svg"/><Relationship Id="rId38" Type="http://schemas.openxmlformats.org/officeDocument/2006/relationships/header" Target="header1.xml"/></Relationships>
</file>

<file path=word/charts/_rels/chart1.xml.rels><?xml version="1.0" encoding="UTF-8" standalone="yes"?>
<Relationships xmlns="http://schemas.openxmlformats.org/package/2006/relationships"><Relationship Id="rId1" Type="http://schemas.openxmlformats.org/officeDocument/2006/relationships/oleObject" Target="file:////Users/timothyantonius/Library/Mobile%20Documents/com~apple~CloudDocs/explain/explain-papers/LeftHeartElastances.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9.5317425599577829E-2"/>
          <c:y val="0.15456850163578553"/>
          <c:w val="0.87051583829799051"/>
          <c:h val="0.69155560360446922"/>
        </c:manualLayout>
      </c:layout>
      <c:lineChart>
        <c:grouping val="standard"/>
        <c:varyColors val="0"/>
        <c:ser>
          <c:idx val="4"/>
          <c:order val="0"/>
          <c:tx>
            <c:strRef>
              <c:f>'Sheet 1 - time_vs_LAEL_LVEL_ (1'!$C$1</c:f>
              <c:strCache>
                <c:ptCount val="1"/>
                <c:pt idx="0">
                  <c:v>ventricle</c:v>
                </c:pt>
              </c:strCache>
            </c:strRef>
          </c:tx>
          <c:spPr>
            <a:ln w="12700">
              <a:solidFill>
                <a:schemeClr val="tx1"/>
              </a:solidFill>
              <a:prstDash val="solid"/>
            </a:ln>
          </c:spPr>
          <c:marker>
            <c:symbol val="none"/>
          </c:marker>
          <c:cat>
            <c:numRef>
              <c:f>'Sheet 1 - time_vs_LAEL_LVEL_ (1'!$A$2:$A$401</c:f>
              <c:numCache>
                <c:formatCode>0.000</c:formatCode>
                <c:ptCount val="400"/>
                <c:pt idx="0">
                  <c:v>0</c:v>
                </c:pt>
                <c:pt idx="1">
                  <c:v>4.9999999999998934E-3</c:v>
                </c:pt>
                <c:pt idx="2">
                  <c:v>9.9999999999997868E-3</c:v>
                </c:pt>
                <c:pt idx="3">
                  <c:v>1.499999999999968E-2</c:v>
                </c:pt>
                <c:pt idx="4">
                  <c:v>1.9999999999999574E-2</c:v>
                </c:pt>
                <c:pt idx="5">
                  <c:v>2.5000000000000355E-2</c:v>
                </c:pt>
                <c:pt idx="6">
                  <c:v>3.0000000000000249E-2</c:v>
                </c:pt>
                <c:pt idx="7">
                  <c:v>3.5000000000000142E-2</c:v>
                </c:pt>
                <c:pt idx="8">
                  <c:v>4.0000000000000036E-2</c:v>
                </c:pt>
                <c:pt idx="9">
                  <c:v>4.4999999999999929E-2</c:v>
                </c:pt>
                <c:pt idx="10">
                  <c:v>4.9999999999999822E-2</c:v>
                </c:pt>
                <c:pt idx="11">
                  <c:v>5.4999999999999716E-2</c:v>
                </c:pt>
                <c:pt idx="12">
                  <c:v>5.9999999999999609E-2</c:v>
                </c:pt>
                <c:pt idx="13">
                  <c:v>6.5000000000000391E-2</c:v>
                </c:pt>
                <c:pt idx="14">
                  <c:v>7.0000000000000284E-2</c:v>
                </c:pt>
                <c:pt idx="15">
                  <c:v>7.5000000000000178E-2</c:v>
                </c:pt>
                <c:pt idx="16">
                  <c:v>8.0000000000000071E-2</c:v>
                </c:pt>
                <c:pt idx="17">
                  <c:v>8.4999999999999964E-2</c:v>
                </c:pt>
                <c:pt idx="18">
                  <c:v>8.9999999999999858E-2</c:v>
                </c:pt>
                <c:pt idx="19">
                  <c:v>9.4999999999999751E-2</c:v>
                </c:pt>
                <c:pt idx="20">
                  <c:v>9.9999999999999645E-2</c:v>
                </c:pt>
                <c:pt idx="21">
                  <c:v>0.10500000000000043</c:v>
                </c:pt>
                <c:pt idx="22">
                  <c:v>0.11000000000000032</c:v>
                </c:pt>
                <c:pt idx="23">
                  <c:v>0.11500000000000021</c:v>
                </c:pt>
                <c:pt idx="24">
                  <c:v>0.12000000000000011</c:v>
                </c:pt>
                <c:pt idx="25">
                  <c:v>0.125</c:v>
                </c:pt>
                <c:pt idx="26">
                  <c:v>0.12999999999999989</c:v>
                </c:pt>
                <c:pt idx="27">
                  <c:v>0.13499999999999979</c:v>
                </c:pt>
                <c:pt idx="28">
                  <c:v>0.13999999999999968</c:v>
                </c:pt>
                <c:pt idx="29">
                  <c:v>0.14499999999999957</c:v>
                </c:pt>
                <c:pt idx="30">
                  <c:v>0.15000000000000036</c:v>
                </c:pt>
                <c:pt idx="31">
                  <c:v>0.15500000000000025</c:v>
                </c:pt>
                <c:pt idx="32">
                  <c:v>0.16000000000000014</c:v>
                </c:pt>
                <c:pt idx="33">
                  <c:v>0.16500000000000004</c:v>
                </c:pt>
                <c:pt idx="34">
                  <c:v>0.16999999999999993</c:v>
                </c:pt>
                <c:pt idx="35">
                  <c:v>0.17499999999999982</c:v>
                </c:pt>
                <c:pt idx="36">
                  <c:v>0.17999999999999972</c:v>
                </c:pt>
                <c:pt idx="37">
                  <c:v>0.18499999999999961</c:v>
                </c:pt>
                <c:pt idx="38">
                  <c:v>0.19000000000000039</c:v>
                </c:pt>
                <c:pt idx="39">
                  <c:v>0.19500000000000028</c:v>
                </c:pt>
                <c:pt idx="40">
                  <c:v>0.20000000000000018</c:v>
                </c:pt>
                <c:pt idx="41">
                  <c:v>0.20500000000000007</c:v>
                </c:pt>
                <c:pt idx="42">
                  <c:v>0.20999999999999996</c:v>
                </c:pt>
                <c:pt idx="43">
                  <c:v>0.21499999999999986</c:v>
                </c:pt>
                <c:pt idx="44">
                  <c:v>0.21999999999999975</c:v>
                </c:pt>
                <c:pt idx="45">
                  <c:v>0.22499999999999964</c:v>
                </c:pt>
                <c:pt idx="46">
                  <c:v>0.23000000000000043</c:v>
                </c:pt>
                <c:pt idx="47">
                  <c:v>0.23500000000000032</c:v>
                </c:pt>
                <c:pt idx="48">
                  <c:v>0.24000000000000021</c:v>
                </c:pt>
                <c:pt idx="49">
                  <c:v>0.24500000000000011</c:v>
                </c:pt>
                <c:pt idx="50">
                  <c:v>0.25</c:v>
                </c:pt>
                <c:pt idx="51">
                  <c:v>0.25499999999999989</c:v>
                </c:pt>
                <c:pt idx="52">
                  <c:v>0.25999999999999979</c:v>
                </c:pt>
                <c:pt idx="53">
                  <c:v>0.26499999999999968</c:v>
                </c:pt>
                <c:pt idx="54">
                  <c:v>0.26999999999999957</c:v>
                </c:pt>
                <c:pt idx="55">
                  <c:v>0.27500000000000036</c:v>
                </c:pt>
                <c:pt idx="56">
                  <c:v>0.28000000000000025</c:v>
                </c:pt>
                <c:pt idx="57">
                  <c:v>0.28500000000000014</c:v>
                </c:pt>
                <c:pt idx="58">
                  <c:v>0.29000000000000004</c:v>
                </c:pt>
                <c:pt idx="59">
                  <c:v>0.29499999999999993</c:v>
                </c:pt>
                <c:pt idx="60">
                  <c:v>0.29999999999999982</c:v>
                </c:pt>
                <c:pt idx="61">
                  <c:v>0.30499999999999972</c:v>
                </c:pt>
                <c:pt idx="62">
                  <c:v>0.30999999999999961</c:v>
                </c:pt>
                <c:pt idx="63">
                  <c:v>0.31500000000000039</c:v>
                </c:pt>
                <c:pt idx="64">
                  <c:v>0.32000000000000028</c:v>
                </c:pt>
                <c:pt idx="65">
                  <c:v>0.32500000000000018</c:v>
                </c:pt>
                <c:pt idx="66">
                  <c:v>0.33000000000000007</c:v>
                </c:pt>
                <c:pt idx="67">
                  <c:v>0.33499999999999996</c:v>
                </c:pt>
                <c:pt idx="68">
                  <c:v>0.33999999999999986</c:v>
                </c:pt>
                <c:pt idx="69">
                  <c:v>0.34499999999999975</c:v>
                </c:pt>
                <c:pt idx="70">
                  <c:v>0.34999999999999964</c:v>
                </c:pt>
                <c:pt idx="71">
                  <c:v>0.35500000000000043</c:v>
                </c:pt>
                <c:pt idx="72">
                  <c:v>0.36000000000000032</c:v>
                </c:pt>
                <c:pt idx="73">
                  <c:v>0.36500000000000021</c:v>
                </c:pt>
                <c:pt idx="74">
                  <c:v>0.37000000000000011</c:v>
                </c:pt>
                <c:pt idx="75">
                  <c:v>0.375</c:v>
                </c:pt>
                <c:pt idx="76">
                  <c:v>0.37999999999999989</c:v>
                </c:pt>
                <c:pt idx="77">
                  <c:v>0.38499999999999979</c:v>
                </c:pt>
                <c:pt idx="78">
                  <c:v>0.38999999999999968</c:v>
                </c:pt>
                <c:pt idx="79">
                  <c:v>0.39499999999999957</c:v>
                </c:pt>
                <c:pt idx="80">
                  <c:v>0.40000000000000036</c:v>
                </c:pt>
                <c:pt idx="81">
                  <c:v>0.40500000000000025</c:v>
                </c:pt>
                <c:pt idx="82">
                  <c:v>0.41000000000000014</c:v>
                </c:pt>
                <c:pt idx="83">
                  <c:v>0.41500000000000004</c:v>
                </c:pt>
                <c:pt idx="84">
                  <c:v>0.41999999999999993</c:v>
                </c:pt>
                <c:pt idx="85">
                  <c:v>0.42499999999999982</c:v>
                </c:pt>
                <c:pt idx="86">
                  <c:v>0.42999999999999972</c:v>
                </c:pt>
                <c:pt idx="87">
                  <c:v>0.43499999999999961</c:v>
                </c:pt>
                <c:pt idx="88">
                  <c:v>0.44000000000000039</c:v>
                </c:pt>
                <c:pt idx="89">
                  <c:v>0.44500000000000028</c:v>
                </c:pt>
                <c:pt idx="90">
                  <c:v>0.45000000000000018</c:v>
                </c:pt>
                <c:pt idx="91">
                  <c:v>0.45500000000000007</c:v>
                </c:pt>
                <c:pt idx="92">
                  <c:v>0.45999999999999996</c:v>
                </c:pt>
                <c:pt idx="93">
                  <c:v>0.46499999999999986</c:v>
                </c:pt>
                <c:pt idx="94">
                  <c:v>0.46999999999999975</c:v>
                </c:pt>
                <c:pt idx="95">
                  <c:v>0.47499999999999964</c:v>
                </c:pt>
                <c:pt idx="96">
                  <c:v>0.48000000000000043</c:v>
                </c:pt>
                <c:pt idx="97">
                  <c:v>0.48500000000000032</c:v>
                </c:pt>
                <c:pt idx="98">
                  <c:v>0.49000000000000021</c:v>
                </c:pt>
                <c:pt idx="99">
                  <c:v>0.49500000000000011</c:v>
                </c:pt>
                <c:pt idx="100">
                  <c:v>0.5</c:v>
                </c:pt>
                <c:pt idx="101">
                  <c:v>0.50499999999999989</c:v>
                </c:pt>
                <c:pt idx="102">
                  <c:v>0.50999999999999979</c:v>
                </c:pt>
                <c:pt idx="103">
                  <c:v>0.51499999999999968</c:v>
                </c:pt>
                <c:pt idx="104">
                  <c:v>0.51999999999999957</c:v>
                </c:pt>
                <c:pt idx="105">
                  <c:v>0.52500000000000036</c:v>
                </c:pt>
                <c:pt idx="106">
                  <c:v>0.53000000000000025</c:v>
                </c:pt>
                <c:pt idx="107">
                  <c:v>0.53500000000000014</c:v>
                </c:pt>
                <c:pt idx="108">
                  <c:v>0.54</c:v>
                </c:pt>
                <c:pt idx="109">
                  <c:v>0.54499999999999993</c:v>
                </c:pt>
                <c:pt idx="110">
                  <c:v>0.54999999999999982</c:v>
                </c:pt>
                <c:pt idx="111">
                  <c:v>0.55499999999999972</c:v>
                </c:pt>
                <c:pt idx="112">
                  <c:v>0.55999999999999961</c:v>
                </c:pt>
                <c:pt idx="113">
                  <c:v>0.56500000000000039</c:v>
                </c:pt>
                <c:pt idx="114">
                  <c:v>0.57000000000000028</c:v>
                </c:pt>
                <c:pt idx="115">
                  <c:v>0.57500000000000018</c:v>
                </c:pt>
                <c:pt idx="116">
                  <c:v>0.58000000000000007</c:v>
                </c:pt>
                <c:pt idx="117">
                  <c:v>0.58499999999999996</c:v>
                </c:pt>
                <c:pt idx="118">
                  <c:v>0.58999999999999986</c:v>
                </c:pt>
                <c:pt idx="119">
                  <c:v>0.59499999999999975</c:v>
                </c:pt>
                <c:pt idx="120">
                  <c:v>0.59999999999999964</c:v>
                </c:pt>
                <c:pt idx="121">
                  <c:v>0.60500000000000043</c:v>
                </c:pt>
                <c:pt idx="122">
                  <c:v>0.61000000000000032</c:v>
                </c:pt>
                <c:pt idx="123">
                  <c:v>0.61500000000000021</c:v>
                </c:pt>
                <c:pt idx="124">
                  <c:v>0.62000000000000011</c:v>
                </c:pt>
                <c:pt idx="125">
                  <c:v>0.625</c:v>
                </c:pt>
                <c:pt idx="126">
                  <c:v>0.62999999999999989</c:v>
                </c:pt>
                <c:pt idx="127">
                  <c:v>0.63499999999999979</c:v>
                </c:pt>
                <c:pt idx="128">
                  <c:v>0.63999999999999968</c:v>
                </c:pt>
                <c:pt idx="129">
                  <c:v>0.64499999999999957</c:v>
                </c:pt>
                <c:pt idx="130">
                  <c:v>0.65000000000000036</c:v>
                </c:pt>
                <c:pt idx="131">
                  <c:v>0.65500000000000025</c:v>
                </c:pt>
                <c:pt idx="132">
                  <c:v>0.66000000000000014</c:v>
                </c:pt>
                <c:pt idx="133">
                  <c:v>0.66500000000000004</c:v>
                </c:pt>
                <c:pt idx="134">
                  <c:v>0.66999999999999993</c:v>
                </c:pt>
                <c:pt idx="135">
                  <c:v>0.67499999999999982</c:v>
                </c:pt>
                <c:pt idx="136">
                  <c:v>0.67999999999999972</c:v>
                </c:pt>
                <c:pt idx="137">
                  <c:v>0.68499999999999961</c:v>
                </c:pt>
                <c:pt idx="138">
                  <c:v>0.69000000000000039</c:v>
                </c:pt>
                <c:pt idx="139">
                  <c:v>0.69500000000000028</c:v>
                </c:pt>
                <c:pt idx="140">
                  <c:v>0.70000000000000018</c:v>
                </c:pt>
                <c:pt idx="141">
                  <c:v>0.70500000000000007</c:v>
                </c:pt>
                <c:pt idx="142">
                  <c:v>0.71</c:v>
                </c:pt>
                <c:pt idx="143">
                  <c:v>0.71499999999999986</c:v>
                </c:pt>
                <c:pt idx="144">
                  <c:v>0.71999999999999975</c:v>
                </c:pt>
                <c:pt idx="145">
                  <c:v>0.72499999999999964</c:v>
                </c:pt>
                <c:pt idx="146">
                  <c:v>0.73000000000000043</c:v>
                </c:pt>
                <c:pt idx="147">
                  <c:v>0.73500000000000032</c:v>
                </c:pt>
                <c:pt idx="148">
                  <c:v>0.74000000000000021</c:v>
                </c:pt>
                <c:pt idx="149">
                  <c:v>0.74500000000000011</c:v>
                </c:pt>
                <c:pt idx="150">
                  <c:v>0.75</c:v>
                </c:pt>
                <c:pt idx="151">
                  <c:v>0.75499999999999989</c:v>
                </c:pt>
                <c:pt idx="152">
                  <c:v>0.75999999999999979</c:v>
                </c:pt>
                <c:pt idx="153">
                  <c:v>0.76499999999999968</c:v>
                </c:pt>
                <c:pt idx="154">
                  <c:v>0.76999999999999957</c:v>
                </c:pt>
                <c:pt idx="155">
                  <c:v>0.77500000000000036</c:v>
                </c:pt>
                <c:pt idx="156">
                  <c:v>0.78000000000000025</c:v>
                </c:pt>
                <c:pt idx="157">
                  <c:v>0.78500000000000014</c:v>
                </c:pt>
                <c:pt idx="158">
                  <c:v>0.79</c:v>
                </c:pt>
                <c:pt idx="159">
                  <c:v>0.79499999999999993</c:v>
                </c:pt>
                <c:pt idx="160">
                  <c:v>0.79999999999999982</c:v>
                </c:pt>
                <c:pt idx="161">
                  <c:v>0.80499999999999972</c:v>
                </c:pt>
                <c:pt idx="162">
                  <c:v>0.80999999999999961</c:v>
                </c:pt>
                <c:pt idx="163">
                  <c:v>0.81500000000000039</c:v>
                </c:pt>
                <c:pt idx="164">
                  <c:v>0.82000000000000028</c:v>
                </c:pt>
                <c:pt idx="165">
                  <c:v>0.82500000000000018</c:v>
                </c:pt>
                <c:pt idx="166">
                  <c:v>0.83000000000000007</c:v>
                </c:pt>
                <c:pt idx="167">
                  <c:v>0.83499999999999996</c:v>
                </c:pt>
                <c:pt idx="168">
                  <c:v>0.83999999999999986</c:v>
                </c:pt>
                <c:pt idx="169">
                  <c:v>0.84499999999999975</c:v>
                </c:pt>
                <c:pt idx="170">
                  <c:v>0.84999999999999964</c:v>
                </c:pt>
                <c:pt idx="171">
                  <c:v>0.85500000000000043</c:v>
                </c:pt>
                <c:pt idx="172">
                  <c:v>0.86000000000000032</c:v>
                </c:pt>
                <c:pt idx="173">
                  <c:v>0.86500000000000021</c:v>
                </c:pt>
                <c:pt idx="174">
                  <c:v>0.87000000000000011</c:v>
                </c:pt>
                <c:pt idx="175">
                  <c:v>0.875</c:v>
                </c:pt>
                <c:pt idx="176">
                  <c:v>0.87999999999999989</c:v>
                </c:pt>
                <c:pt idx="177">
                  <c:v>0.88499999999999979</c:v>
                </c:pt>
                <c:pt idx="178">
                  <c:v>0.88999999999999968</c:v>
                </c:pt>
                <c:pt idx="179">
                  <c:v>0.89499999999999957</c:v>
                </c:pt>
                <c:pt idx="180">
                  <c:v>0.90000000000000036</c:v>
                </c:pt>
                <c:pt idx="181">
                  <c:v>0.90500000000000025</c:v>
                </c:pt>
                <c:pt idx="182">
                  <c:v>0.91000000000000014</c:v>
                </c:pt>
                <c:pt idx="183">
                  <c:v>0.91500000000000004</c:v>
                </c:pt>
                <c:pt idx="184">
                  <c:v>0.91999999999999993</c:v>
                </c:pt>
                <c:pt idx="185">
                  <c:v>0.92499999999999982</c:v>
                </c:pt>
                <c:pt idx="186">
                  <c:v>0.92999999999999972</c:v>
                </c:pt>
                <c:pt idx="187">
                  <c:v>0.93499999999999961</c:v>
                </c:pt>
                <c:pt idx="188">
                  <c:v>0.94000000000000039</c:v>
                </c:pt>
                <c:pt idx="189">
                  <c:v>0.94500000000000028</c:v>
                </c:pt>
                <c:pt idx="190">
                  <c:v>0.95000000000000018</c:v>
                </c:pt>
                <c:pt idx="191">
                  <c:v>0.95500000000000007</c:v>
                </c:pt>
                <c:pt idx="192">
                  <c:v>0.96</c:v>
                </c:pt>
                <c:pt idx="193">
                  <c:v>0.96499999999999986</c:v>
                </c:pt>
                <c:pt idx="194">
                  <c:v>0.96999999999999975</c:v>
                </c:pt>
                <c:pt idx="195">
                  <c:v>0.97499999999999964</c:v>
                </c:pt>
                <c:pt idx="196">
                  <c:v>0.98000000000000043</c:v>
                </c:pt>
                <c:pt idx="197">
                  <c:v>0.98500000000000032</c:v>
                </c:pt>
                <c:pt idx="198">
                  <c:v>0.99000000000000021</c:v>
                </c:pt>
                <c:pt idx="199">
                  <c:v>0.99500000000000011</c:v>
                </c:pt>
                <c:pt idx="200">
                  <c:v>1</c:v>
                </c:pt>
                <c:pt idx="201">
                  <c:v>1.0049999999999999</c:v>
                </c:pt>
                <c:pt idx="202">
                  <c:v>1.0099999999999998</c:v>
                </c:pt>
                <c:pt idx="203">
                  <c:v>1.0149999999999997</c:v>
                </c:pt>
                <c:pt idx="204">
                  <c:v>1.0199999999999996</c:v>
                </c:pt>
                <c:pt idx="205">
                  <c:v>1.0250000000000004</c:v>
                </c:pt>
                <c:pt idx="206">
                  <c:v>1.0300000000000002</c:v>
                </c:pt>
                <c:pt idx="207">
                  <c:v>1.0350000000000001</c:v>
                </c:pt>
                <c:pt idx="208">
                  <c:v>1.04</c:v>
                </c:pt>
                <c:pt idx="209">
                  <c:v>1.0449999999999999</c:v>
                </c:pt>
                <c:pt idx="210">
                  <c:v>1.0499999999999998</c:v>
                </c:pt>
                <c:pt idx="211">
                  <c:v>1.0549999999999997</c:v>
                </c:pt>
                <c:pt idx="212">
                  <c:v>1.0599999999999996</c:v>
                </c:pt>
                <c:pt idx="213">
                  <c:v>1.0650000000000004</c:v>
                </c:pt>
                <c:pt idx="214">
                  <c:v>1.0700000000000003</c:v>
                </c:pt>
                <c:pt idx="215">
                  <c:v>1.0750000000000002</c:v>
                </c:pt>
                <c:pt idx="216">
                  <c:v>1.08</c:v>
                </c:pt>
                <c:pt idx="217">
                  <c:v>1.085</c:v>
                </c:pt>
                <c:pt idx="218">
                  <c:v>1.0899999999999999</c:v>
                </c:pt>
                <c:pt idx="219">
                  <c:v>1.0949999999999998</c:v>
                </c:pt>
                <c:pt idx="220">
                  <c:v>1.0999999999999996</c:v>
                </c:pt>
                <c:pt idx="221">
                  <c:v>1.1050000000000004</c:v>
                </c:pt>
                <c:pt idx="222">
                  <c:v>1.1100000000000003</c:v>
                </c:pt>
                <c:pt idx="223">
                  <c:v>1.1150000000000002</c:v>
                </c:pt>
                <c:pt idx="224">
                  <c:v>1.1200000000000001</c:v>
                </c:pt>
                <c:pt idx="225">
                  <c:v>1.125</c:v>
                </c:pt>
                <c:pt idx="226">
                  <c:v>1.1299999999999999</c:v>
                </c:pt>
                <c:pt idx="227">
                  <c:v>1.1349999999999998</c:v>
                </c:pt>
                <c:pt idx="228">
                  <c:v>1.1399999999999997</c:v>
                </c:pt>
                <c:pt idx="229">
                  <c:v>1.1449999999999996</c:v>
                </c:pt>
                <c:pt idx="230">
                  <c:v>1.1500000000000004</c:v>
                </c:pt>
                <c:pt idx="231">
                  <c:v>1.1550000000000002</c:v>
                </c:pt>
                <c:pt idx="232">
                  <c:v>1.1600000000000001</c:v>
                </c:pt>
                <c:pt idx="233">
                  <c:v>1.165</c:v>
                </c:pt>
                <c:pt idx="234">
                  <c:v>1.17</c:v>
                </c:pt>
                <c:pt idx="235">
                  <c:v>1.1749999999999998</c:v>
                </c:pt>
                <c:pt idx="236">
                  <c:v>1.1799999999999997</c:v>
                </c:pt>
                <c:pt idx="237">
                  <c:v>1.1849999999999996</c:v>
                </c:pt>
                <c:pt idx="238">
                  <c:v>1.1900000000000004</c:v>
                </c:pt>
                <c:pt idx="239">
                  <c:v>1.1950000000000003</c:v>
                </c:pt>
                <c:pt idx="240">
                  <c:v>1.2000000000000002</c:v>
                </c:pt>
                <c:pt idx="241">
                  <c:v>1.2050000000000001</c:v>
                </c:pt>
                <c:pt idx="242">
                  <c:v>1.21</c:v>
                </c:pt>
                <c:pt idx="243">
                  <c:v>1.2149999999999999</c:v>
                </c:pt>
                <c:pt idx="244">
                  <c:v>1.2199999999999998</c:v>
                </c:pt>
                <c:pt idx="245">
                  <c:v>1.2249999999999996</c:v>
                </c:pt>
                <c:pt idx="246">
                  <c:v>1.2300000000000004</c:v>
                </c:pt>
                <c:pt idx="247">
                  <c:v>1.2350000000000003</c:v>
                </c:pt>
                <c:pt idx="248">
                  <c:v>1.2400000000000002</c:v>
                </c:pt>
                <c:pt idx="249">
                  <c:v>1.2450000000000001</c:v>
                </c:pt>
                <c:pt idx="250">
                  <c:v>1.25</c:v>
                </c:pt>
                <c:pt idx="251">
                  <c:v>1.2549999999999999</c:v>
                </c:pt>
                <c:pt idx="252">
                  <c:v>1.2599999999999998</c:v>
                </c:pt>
                <c:pt idx="253">
                  <c:v>1.2649999999999997</c:v>
                </c:pt>
                <c:pt idx="254">
                  <c:v>1.2699999999999996</c:v>
                </c:pt>
                <c:pt idx="255">
                  <c:v>1.2750000000000004</c:v>
                </c:pt>
                <c:pt idx="256">
                  <c:v>1.2800000000000002</c:v>
                </c:pt>
                <c:pt idx="257">
                  <c:v>1.2850000000000001</c:v>
                </c:pt>
                <c:pt idx="258">
                  <c:v>1.29</c:v>
                </c:pt>
                <c:pt idx="259">
                  <c:v>1.2949999999999999</c:v>
                </c:pt>
                <c:pt idx="260">
                  <c:v>1.2999999999999998</c:v>
                </c:pt>
                <c:pt idx="261">
                  <c:v>1.3049999999999997</c:v>
                </c:pt>
                <c:pt idx="262">
                  <c:v>1.3099999999999996</c:v>
                </c:pt>
                <c:pt idx="263">
                  <c:v>1.3150000000000004</c:v>
                </c:pt>
                <c:pt idx="264">
                  <c:v>1.3200000000000003</c:v>
                </c:pt>
                <c:pt idx="265">
                  <c:v>1.3250000000000002</c:v>
                </c:pt>
                <c:pt idx="266">
                  <c:v>1.33</c:v>
                </c:pt>
                <c:pt idx="267">
                  <c:v>1.335</c:v>
                </c:pt>
                <c:pt idx="268">
                  <c:v>1.3399999999999999</c:v>
                </c:pt>
                <c:pt idx="269">
                  <c:v>1.3449999999999998</c:v>
                </c:pt>
                <c:pt idx="270">
                  <c:v>1.3499999999999996</c:v>
                </c:pt>
                <c:pt idx="271">
                  <c:v>1.3550000000000004</c:v>
                </c:pt>
                <c:pt idx="272">
                  <c:v>1.3600000000000003</c:v>
                </c:pt>
                <c:pt idx="273">
                  <c:v>1.3650000000000002</c:v>
                </c:pt>
                <c:pt idx="274">
                  <c:v>1.37</c:v>
                </c:pt>
                <c:pt idx="275">
                  <c:v>1.375</c:v>
                </c:pt>
                <c:pt idx="276">
                  <c:v>1.38</c:v>
                </c:pt>
                <c:pt idx="277">
                  <c:v>1.3849999999999998</c:v>
                </c:pt>
                <c:pt idx="278">
                  <c:v>1.3899999999999997</c:v>
                </c:pt>
                <c:pt idx="279">
                  <c:v>1.3949999999999996</c:v>
                </c:pt>
                <c:pt idx="280">
                  <c:v>1.4000000000000004</c:v>
                </c:pt>
                <c:pt idx="281">
                  <c:v>1.4050000000000002</c:v>
                </c:pt>
                <c:pt idx="282">
                  <c:v>1.4100000000000001</c:v>
                </c:pt>
                <c:pt idx="283">
                  <c:v>1.415</c:v>
                </c:pt>
                <c:pt idx="284">
                  <c:v>1.42</c:v>
                </c:pt>
                <c:pt idx="285">
                  <c:v>1.4249999999999998</c:v>
                </c:pt>
                <c:pt idx="286">
                  <c:v>1.4299999999999997</c:v>
                </c:pt>
                <c:pt idx="287">
                  <c:v>1.4349999999999996</c:v>
                </c:pt>
                <c:pt idx="288">
                  <c:v>1.4400000000000004</c:v>
                </c:pt>
                <c:pt idx="289">
                  <c:v>1.4450000000000003</c:v>
                </c:pt>
                <c:pt idx="290">
                  <c:v>1.4500000000000002</c:v>
                </c:pt>
                <c:pt idx="291">
                  <c:v>1.4550000000000001</c:v>
                </c:pt>
                <c:pt idx="292">
                  <c:v>1.46</c:v>
                </c:pt>
                <c:pt idx="293">
                  <c:v>1.4649999999999999</c:v>
                </c:pt>
                <c:pt idx="294">
                  <c:v>1.4699999999999998</c:v>
                </c:pt>
                <c:pt idx="295">
                  <c:v>1.4749999999999996</c:v>
                </c:pt>
                <c:pt idx="296">
                  <c:v>1.4800000000000004</c:v>
                </c:pt>
                <c:pt idx="297">
                  <c:v>1.4850000000000003</c:v>
                </c:pt>
                <c:pt idx="298">
                  <c:v>1.4900000000000002</c:v>
                </c:pt>
                <c:pt idx="299">
                  <c:v>1.4950000000000001</c:v>
                </c:pt>
                <c:pt idx="300">
                  <c:v>1.5</c:v>
                </c:pt>
                <c:pt idx="301">
                  <c:v>1.5049999999999999</c:v>
                </c:pt>
                <c:pt idx="302">
                  <c:v>1.5099999999999998</c:v>
                </c:pt>
                <c:pt idx="303">
                  <c:v>1.5149999999999997</c:v>
                </c:pt>
                <c:pt idx="304">
                  <c:v>1.5199999999999996</c:v>
                </c:pt>
                <c:pt idx="305">
                  <c:v>1.5250000000000004</c:v>
                </c:pt>
                <c:pt idx="306">
                  <c:v>1.5300000000000002</c:v>
                </c:pt>
                <c:pt idx="307">
                  <c:v>1.5350000000000001</c:v>
                </c:pt>
                <c:pt idx="308">
                  <c:v>1.54</c:v>
                </c:pt>
                <c:pt idx="309">
                  <c:v>1.5449999999999999</c:v>
                </c:pt>
                <c:pt idx="310">
                  <c:v>1.5499999999999998</c:v>
                </c:pt>
                <c:pt idx="311">
                  <c:v>1.5549999999999997</c:v>
                </c:pt>
                <c:pt idx="312">
                  <c:v>1.5599999999999996</c:v>
                </c:pt>
                <c:pt idx="313">
                  <c:v>1.5650000000000004</c:v>
                </c:pt>
                <c:pt idx="314">
                  <c:v>1.5700000000000003</c:v>
                </c:pt>
                <c:pt idx="315">
                  <c:v>1.5750000000000002</c:v>
                </c:pt>
                <c:pt idx="316">
                  <c:v>1.58</c:v>
                </c:pt>
                <c:pt idx="317">
                  <c:v>1.585</c:v>
                </c:pt>
                <c:pt idx="318">
                  <c:v>1.5899999999999999</c:v>
                </c:pt>
                <c:pt idx="319">
                  <c:v>1.5949999999999998</c:v>
                </c:pt>
                <c:pt idx="320">
                  <c:v>1.5999999999999996</c:v>
                </c:pt>
                <c:pt idx="321">
                  <c:v>1.6050000000000004</c:v>
                </c:pt>
                <c:pt idx="322">
                  <c:v>1.6100000000000003</c:v>
                </c:pt>
                <c:pt idx="323">
                  <c:v>1.6150000000000002</c:v>
                </c:pt>
                <c:pt idx="324">
                  <c:v>1.62</c:v>
                </c:pt>
                <c:pt idx="325">
                  <c:v>1.625</c:v>
                </c:pt>
                <c:pt idx="326">
                  <c:v>1.63</c:v>
                </c:pt>
                <c:pt idx="327">
                  <c:v>1.6349999999999998</c:v>
                </c:pt>
                <c:pt idx="328">
                  <c:v>1.6399999999999997</c:v>
                </c:pt>
                <c:pt idx="329">
                  <c:v>1.6449999999999996</c:v>
                </c:pt>
                <c:pt idx="330">
                  <c:v>1.6500000000000004</c:v>
                </c:pt>
                <c:pt idx="331">
                  <c:v>1.6550000000000002</c:v>
                </c:pt>
                <c:pt idx="332">
                  <c:v>1.6600000000000001</c:v>
                </c:pt>
                <c:pt idx="333">
                  <c:v>1.665</c:v>
                </c:pt>
                <c:pt idx="334">
                  <c:v>1.67</c:v>
                </c:pt>
                <c:pt idx="335">
                  <c:v>1.6749999999999998</c:v>
                </c:pt>
                <c:pt idx="336">
                  <c:v>1.6799999999999997</c:v>
                </c:pt>
                <c:pt idx="337">
                  <c:v>1.6849999999999996</c:v>
                </c:pt>
                <c:pt idx="338">
                  <c:v>1.6900000000000004</c:v>
                </c:pt>
                <c:pt idx="339">
                  <c:v>1.6950000000000003</c:v>
                </c:pt>
                <c:pt idx="340">
                  <c:v>1.7000000000000002</c:v>
                </c:pt>
                <c:pt idx="341">
                  <c:v>1.7050000000000001</c:v>
                </c:pt>
                <c:pt idx="342">
                  <c:v>1.71</c:v>
                </c:pt>
                <c:pt idx="343">
                  <c:v>1.7149999999999999</c:v>
                </c:pt>
                <c:pt idx="344">
                  <c:v>1.7199999999999998</c:v>
                </c:pt>
                <c:pt idx="345">
                  <c:v>1.7249999999999996</c:v>
                </c:pt>
                <c:pt idx="346">
                  <c:v>1.7300000000000004</c:v>
                </c:pt>
                <c:pt idx="347">
                  <c:v>1.7350000000000003</c:v>
                </c:pt>
                <c:pt idx="348">
                  <c:v>1.7400000000000002</c:v>
                </c:pt>
                <c:pt idx="349">
                  <c:v>1.7450000000000001</c:v>
                </c:pt>
                <c:pt idx="350">
                  <c:v>1.75</c:v>
                </c:pt>
                <c:pt idx="351">
                  <c:v>1.7549999999999999</c:v>
                </c:pt>
                <c:pt idx="352">
                  <c:v>1.7599999999999998</c:v>
                </c:pt>
                <c:pt idx="353">
                  <c:v>1.7649999999999997</c:v>
                </c:pt>
                <c:pt idx="354">
                  <c:v>1.7699999999999996</c:v>
                </c:pt>
                <c:pt idx="355">
                  <c:v>1.7750000000000004</c:v>
                </c:pt>
                <c:pt idx="356">
                  <c:v>1.7800000000000002</c:v>
                </c:pt>
                <c:pt idx="357">
                  <c:v>1.7850000000000001</c:v>
                </c:pt>
                <c:pt idx="358">
                  <c:v>1.79</c:v>
                </c:pt>
                <c:pt idx="359">
                  <c:v>1.7949999999999999</c:v>
                </c:pt>
                <c:pt idx="360">
                  <c:v>1.7999999999999998</c:v>
                </c:pt>
                <c:pt idx="361">
                  <c:v>1.8049999999999997</c:v>
                </c:pt>
                <c:pt idx="362">
                  <c:v>1.8099999999999996</c:v>
                </c:pt>
                <c:pt idx="363">
                  <c:v>1.8150000000000004</c:v>
                </c:pt>
                <c:pt idx="364">
                  <c:v>1.8200000000000003</c:v>
                </c:pt>
                <c:pt idx="365">
                  <c:v>1.8250000000000002</c:v>
                </c:pt>
                <c:pt idx="366">
                  <c:v>1.83</c:v>
                </c:pt>
                <c:pt idx="367">
                  <c:v>1.835</c:v>
                </c:pt>
                <c:pt idx="368">
                  <c:v>1.8399999999999999</c:v>
                </c:pt>
                <c:pt idx="369">
                  <c:v>1.8449999999999998</c:v>
                </c:pt>
                <c:pt idx="370">
                  <c:v>1.8499999999999996</c:v>
                </c:pt>
                <c:pt idx="371">
                  <c:v>1.8550000000000004</c:v>
                </c:pt>
                <c:pt idx="372">
                  <c:v>1.8600000000000003</c:v>
                </c:pt>
                <c:pt idx="373">
                  <c:v>1.8650000000000002</c:v>
                </c:pt>
                <c:pt idx="374">
                  <c:v>1.87</c:v>
                </c:pt>
                <c:pt idx="375">
                  <c:v>1.875</c:v>
                </c:pt>
                <c:pt idx="376">
                  <c:v>1.88</c:v>
                </c:pt>
                <c:pt idx="377">
                  <c:v>1.8849999999999998</c:v>
                </c:pt>
                <c:pt idx="378">
                  <c:v>1.8899999999999997</c:v>
                </c:pt>
                <c:pt idx="379">
                  <c:v>1.8949999999999996</c:v>
                </c:pt>
                <c:pt idx="380">
                  <c:v>1.9000000000000004</c:v>
                </c:pt>
                <c:pt idx="381">
                  <c:v>1.9050000000000002</c:v>
                </c:pt>
                <c:pt idx="382">
                  <c:v>1.9100000000000001</c:v>
                </c:pt>
                <c:pt idx="383">
                  <c:v>1.915</c:v>
                </c:pt>
                <c:pt idx="384">
                  <c:v>1.92</c:v>
                </c:pt>
                <c:pt idx="385">
                  <c:v>1.9249999999999998</c:v>
                </c:pt>
                <c:pt idx="386">
                  <c:v>1.9299999999999997</c:v>
                </c:pt>
                <c:pt idx="387">
                  <c:v>1.9349999999999996</c:v>
                </c:pt>
                <c:pt idx="388">
                  <c:v>1.9400000000000004</c:v>
                </c:pt>
                <c:pt idx="389">
                  <c:v>1.9450000000000003</c:v>
                </c:pt>
                <c:pt idx="390">
                  <c:v>1.9500000000000002</c:v>
                </c:pt>
                <c:pt idx="391">
                  <c:v>1.9550000000000001</c:v>
                </c:pt>
                <c:pt idx="392">
                  <c:v>1.96</c:v>
                </c:pt>
                <c:pt idx="393">
                  <c:v>1.9649999999999999</c:v>
                </c:pt>
                <c:pt idx="394">
                  <c:v>1.9699999999999998</c:v>
                </c:pt>
                <c:pt idx="395">
                  <c:v>1.9749999999999996</c:v>
                </c:pt>
                <c:pt idx="396">
                  <c:v>1.9800000000000004</c:v>
                </c:pt>
                <c:pt idx="397">
                  <c:v>1.9850000000000003</c:v>
                </c:pt>
                <c:pt idx="398">
                  <c:v>1.9900000000000002</c:v>
                </c:pt>
                <c:pt idx="399">
                  <c:v>1.9950000000000001</c:v>
                </c:pt>
              </c:numCache>
            </c:numRef>
          </c:cat>
          <c:val>
            <c:numRef>
              <c:f>'Sheet 1 - time_vs_LAEL_LVEL_ (1'!$C$2:$C$401</c:f>
              <c:numCache>
                <c:formatCode>0.00000</c:formatCode>
                <c:ptCount val="400"/>
                <c:pt idx="0">
                  <c:v>22.311913417442302</c:v>
                </c:pt>
                <c:pt idx="1">
                  <c:v>21.148935136707099</c:v>
                </c:pt>
                <c:pt idx="2">
                  <c:v>19.817096535882001</c:v>
                </c:pt>
                <c:pt idx="3">
                  <c:v>18.319285431600601</c:v>
                </c:pt>
                <c:pt idx="4">
                  <c:v>16.6547307293147</c:v>
                </c:pt>
                <c:pt idx="5">
                  <c:v>14.828109114336099</c:v>
                </c:pt>
                <c:pt idx="6">
                  <c:v>12.846041418612201</c:v>
                </c:pt>
                <c:pt idx="7">
                  <c:v>10.7092853682972</c:v>
                </c:pt>
                <c:pt idx="8">
                  <c:v>8.4262102173001701</c:v>
                </c:pt>
                <c:pt idx="9">
                  <c:v>6.0071778154366902</c:v>
                </c:pt>
                <c:pt idx="10">
                  <c:v>3.4542384649693401</c:v>
                </c:pt>
                <c:pt idx="11">
                  <c:v>0.77938059890341205</c:v>
                </c:pt>
                <c:pt idx="12">
                  <c:v>0</c:v>
                </c:pt>
                <c:pt idx="13">
                  <c:v>0</c:v>
                </c:pt>
                <c:pt idx="14">
                  <c:v>0</c:v>
                </c:pt>
                <c:pt idx="15">
                  <c:v>0</c:v>
                </c:pt>
                <c:pt idx="16">
                  <c:v>0</c:v>
                </c:pt>
                <c:pt idx="17">
                  <c:v>0</c:v>
                </c:pt>
                <c:pt idx="18">
                  <c:v>0</c:v>
                </c:pt>
                <c:pt idx="19">
                  <c:v>0</c:v>
                </c:pt>
                <c:pt idx="20">
                  <c:v>0</c:v>
                </c:pt>
                <c:pt idx="21">
                  <c:v>0</c:v>
                </c:pt>
                <c:pt idx="22">
                  <c:v>0</c:v>
                </c:pt>
                <c:pt idx="23">
                  <c:v>0</c:v>
                </c:pt>
                <c:pt idx="24">
                  <c:v>0</c:v>
                </c:pt>
                <c:pt idx="25">
                  <c:v>0</c:v>
                </c:pt>
                <c:pt idx="26">
                  <c:v>0</c:v>
                </c:pt>
                <c:pt idx="27">
                  <c:v>0</c:v>
                </c:pt>
                <c:pt idx="28">
                  <c:v>0</c:v>
                </c:pt>
                <c:pt idx="29">
                  <c:v>0</c:v>
                </c:pt>
                <c:pt idx="30">
                  <c:v>0</c:v>
                </c:pt>
                <c:pt idx="31">
                  <c:v>0</c:v>
                </c:pt>
                <c:pt idx="32">
                  <c:v>0</c:v>
                </c:pt>
                <c:pt idx="33">
                  <c:v>0</c:v>
                </c:pt>
                <c:pt idx="34">
                  <c:v>0</c:v>
                </c:pt>
                <c:pt idx="35">
                  <c:v>0</c:v>
                </c:pt>
                <c:pt idx="36">
                  <c:v>0</c:v>
                </c:pt>
                <c:pt idx="37">
                  <c:v>0</c:v>
                </c:pt>
                <c:pt idx="38">
                  <c:v>0</c:v>
                </c:pt>
                <c:pt idx="39">
                  <c:v>0</c:v>
                </c:pt>
                <c:pt idx="40">
                  <c:v>0</c:v>
                </c:pt>
                <c:pt idx="41">
                  <c:v>0</c:v>
                </c:pt>
                <c:pt idx="42">
                  <c:v>0</c:v>
                </c:pt>
                <c:pt idx="43">
                  <c:v>0</c:v>
                </c:pt>
                <c:pt idx="44">
                  <c:v>0</c:v>
                </c:pt>
                <c:pt idx="45">
                  <c:v>0</c:v>
                </c:pt>
                <c:pt idx="46">
                  <c:v>0</c:v>
                </c:pt>
                <c:pt idx="47">
                  <c:v>0</c:v>
                </c:pt>
                <c:pt idx="48">
                  <c:v>0</c:v>
                </c:pt>
                <c:pt idx="49">
                  <c:v>0</c:v>
                </c:pt>
                <c:pt idx="50">
                  <c:v>0</c:v>
                </c:pt>
                <c:pt idx="51">
                  <c:v>0</c:v>
                </c:pt>
                <c:pt idx="52">
                  <c:v>0</c:v>
                </c:pt>
                <c:pt idx="53">
                  <c:v>0</c:v>
                </c:pt>
                <c:pt idx="54">
                  <c:v>0</c:v>
                </c:pt>
                <c:pt idx="55">
                  <c:v>0</c:v>
                </c:pt>
                <c:pt idx="56">
                  <c:v>0</c:v>
                </c:pt>
                <c:pt idx="57">
                  <c:v>0</c:v>
                </c:pt>
                <c:pt idx="58">
                  <c:v>0</c:v>
                </c:pt>
                <c:pt idx="59">
                  <c:v>0</c:v>
                </c:pt>
                <c:pt idx="60">
                  <c:v>0</c:v>
                </c:pt>
                <c:pt idx="61">
                  <c:v>0</c:v>
                </c:pt>
                <c:pt idx="62">
                  <c:v>0</c:v>
                </c:pt>
                <c:pt idx="63">
                  <c:v>8.7135265065550003E-3</c:v>
                </c:pt>
                <c:pt idx="64">
                  <c:v>0.106617858705611</c:v>
                </c:pt>
                <c:pt idx="65">
                  <c:v>0.31256465511582299</c:v>
                </c:pt>
                <c:pt idx="66">
                  <c:v>0.62492015546177704</c:v>
                </c:pt>
                <c:pt idx="67">
                  <c:v>1.0413510274369</c:v>
                </c:pt>
                <c:pt idx="68">
                  <c:v>1.5586210271702501</c:v>
                </c:pt>
                <c:pt idx="69">
                  <c:v>2.1725667127643198</c:v>
                </c:pt>
                <c:pt idx="70">
                  <c:v>2.8787005946386102</c:v>
                </c:pt>
                <c:pt idx="71">
                  <c:v>3.6714014437666198</c:v>
                </c:pt>
                <c:pt idx="72">
                  <c:v>4.5441714379992497</c:v>
                </c:pt>
                <c:pt idx="73">
                  <c:v>5.4906542580559599</c:v>
                </c:pt>
                <c:pt idx="74">
                  <c:v>6.5031047109286604</c:v>
                </c:pt>
                <c:pt idx="75">
                  <c:v>7.5730219838612003</c:v>
                </c:pt>
                <c:pt idx="76">
                  <c:v>8.6925311529981695</c:v>
                </c:pt>
                <c:pt idx="77">
                  <c:v>9.85215470572588</c:v>
                </c:pt>
                <c:pt idx="78">
                  <c:v>11.041812317940201</c:v>
                </c:pt>
                <c:pt idx="79">
                  <c:v>12.2525684953919</c:v>
                </c:pt>
                <c:pt idx="80">
                  <c:v>13.4736884062106</c:v>
                </c:pt>
                <c:pt idx="81">
                  <c:v>14.6940325995902</c:v>
                </c:pt>
                <c:pt idx="82">
                  <c:v>15.9041067750222</c:v>
                </c:pt>
                <c:pt idx="83">
                  <c:v>17.0924739154243</c:v>
                </c:pt>
                <c:pt idx="84">
                  <c:v>18.247535757068299</c:v>
                </c:pt>
                <c:pt idx="85">
                  <c:v>19.3597470365521</c:v>
                </c:pt>
                <c:pt idx="86">
                  <c:v>20.417584864441899</c:v>
                </c:pt>
                <c:pt idx="87">
                  <c:v>21.409653088817599</c:v>
                </c:pt>
                <c:pt idx="88">
                  <c:v>22.326828160252099</c:v>
                </c:pt>
                <c:pt idx="89">
                  <c:v>23.158158466779</c:v>
                </c:pt>
                <c:pt idx="90">
                  <c:v>23.893149666682699</c:v>
                </c:pt>
                <c:pt idx="91">
                  <c:v>24.5234963038153</c:v>
                </c:pt>
                <c:pt idx="92">
                  <c:v>25.0394942565656</c:v>
                </c:pt>
                <c:pt idx="93">
                  <c:v>25.432266669487401</c:v>
                </c:pt>
                <c:pt idx="94">
                  <c:v>25.694605374566599</c:v>
                </c:pt>
                <c:pt idx="95">
                  <c:v>25.818727774286501</c:v>
                </c:pt>
                <c:pt idx="96">
                  <c:v>25.7980743388012</c:v>
                </c:pt>
                <c:pt idx="97">
                  <c:v>25.626675328088901</c:v>
                </c:pt>
                <c:pt idx="98">
                  <c:v>25.299312945250101</c:v>
                </c:pt>
                <c:pt idx="99">
                  <c:v>24.812387080028699</c:v>
                </c:pt>
                <c:pt idx="100">
                  <c:v>24.1611752949056</c:v>
                </c:pt>
                <c:pt idx="101">
                  <c:v>23.343599343811501</c:v>
                </c:pt>
                <c:pt idx="102">
                  <c:v>22.359560108169301</c:v>
                </c:pt>
                <c:pt idx="103">
                  <c:v>21.205477859589902</c:v>
                </c:pt>
                <c:pt idx="104">
                  <c:v>19.8828809508354</c:v>
                </c:pt>
                <c:pt idx="105">
                  <c:v>18.395576357741799</c:v>
                </c:pt>
                <c:pt idx="106">
                  <c:v>16.7409275644237</c:v>
                </c:pt>
                <c:pt idx="107">
                  <c:v>14.924396564448299</c:v>
                </c:pt>
                <c:pt idx="108">
                  <c:v>12.9539308495791</c:v>
                </c:pt>
                <c:pt idx="109">
                  <c:v>10.8275729944364</c:v>
                </c:pt>
                <c:pt idx="110">
                  <c:v>8.5548757222231693</c:v>
                </c:pt>
                <c:pt idx="111">
                  <c:v>6.1479544641095698</c:v>
                </c:pt>
                <c:pt idx="112">
                  <c:v>3.6052539860939401</c:v>
                </c:pt>
                <c:pt idx="113">
                  <c:v>0.94037303603570199</c:v>
                </c:pt>
                <c:pt idx="114">
                  <c:v>0</c:v>
                </c:pt>
                <c:pt idx="115">
                  <c:v>0</c:v>
                </c:pt>
                <c:pt idx="116">
                  <c:v>0</c:v>
                </c:pt>
                <c:pt idx="117">
                  <c:v>0</c:v>
                </c:pt>
                <c:pt idx="118">
                  <c:v>0</c:v>
                </c:pt>
                <c:pt idx="119">
                  <c:v>0</c:v>
                </c:pt>
                <c:pt idx="120">
                  <c:v>0</c:v>
                </c:pt>
                <c:pt idx="121">
                  <c:v>0</c:v>
                </c:pt>
                <c:pt idx="122">
                  <c:v>0</c:v>
                </c:pt>
                <c:pt idx="123">
                  <c:v>0</c:v>
                </c:pt>
                <c:pt idx="124">
                  <c:v>0</c:v>
                </c:pt>
                <c:pt idx="125">
                  <c:v>0</c:v>
                </c:pt>
                <c:pt idx="126">
                  <c:v>0</c:v>
                </c:pt>
                <c:pt idx="127">
                  <c:v>0</c:v>
                </c:pt>
                <c:pt idx="128">
                  <c:v>0</c:v>
                </c:pt>
                <c:pt idx="129">
                  <c:v>0</c:v>
                </c:pt>
                <c:pt idx="130">
                  <c:v>0</c:v>
                </c:pt>
                <c:pt idx="131">
                  <c:v>0</c:v>
                </c:pt>
                <c:pt idx="132">
                  <c:v>0</c:v>
                </c:pt>
                <c:pt idx="133">
                  <c:v>0</c:v>
                </c:pt>
                <c:pt idx="134">
                  <c:v>0</c:v>
                </c:pt>
                <c:pt idx="135">
                  <c:v>0</c:v>
                </c:pt>
                <c:pt idx="136">
                  <c:v>0</c:v>
                </c:pt>
                <c:pt idx="137">
                  <c:v>0</c:v>
                </c:pt>
                <c:pt idx="138">
                  <c:v>0</c:v>
                </c:pt>
                <c:pt idx="139">
                  <c:v>0</c:v>
                </c:pt>
                <c:pt idx="140">
                  <c:v>0</c:v>
                </c:pt>
                <c:pt idx="141">
                  <c:v>0</c:v>
                </c:pt>
                <c:pt idx="142">
                  <c:v>0</c:v>
                </c:pt>
                <c:pt idx="143">
                  <c:v>0</c:v>
                </c:pt>
                <c:pt idx="144">
                  <c:v>0</c:v>
                </c:pt>
                <c:pt idx="145">
                  <c:v>0</c:v>
                </c:pt>
                <c:pt idx="146">
                  <c:v>0</c:v>
                </c:pt>
                <c:pt idx="147">
                  <c:v>0</c:v>
                </c:pt>
                <c:pt idx="148">
                  <c:v>0</c:v>
                </c:pt>
                <c:pt idx="149">
                  <c:v>0</c:v>
                </c:pt>
                <c:pt idx="150">
                  <c:v>0</c:v>
                </c:pt>
                <c:pt idx="151">
                  <c:v>0</c:v>
                </c:pt>
                <c:pt idx="152">
                  <c:v>0</c:v>
                </c:pt>
                <c:pt idx="153">
                  <c:v>0</c:v>
                </c:pt>
                <c:pt idx="154">
                  <c:v>0</c:v>
                </c:pt>
                <c:pt idx="155">
                  <c:v>0</c:v>
                </c:pt>
                <c:pt idx="156">
                  <c:v>0</c:v>
                </c:pt>
                <c:pt idx="157">
                  <c:v>0</c:v>
                </c:pt>
                <c:pt idx="158">
                  <c:v>0</c:v>
                </c:pt>
                <c:pt idx="159">
                  <c:v>0</c:v>
                </c:pt>
                <c:pt idx="160">
                  <c:v>0</c:v>
                </c:pt>
                <c:pt idx="161">
                  <c:v>0</c:v>
                </c:pt>
                <c:pt idx="162">
                  <c:v>0</c:v>
                </c:pt>
                <c:pt idx="163">
                  <c:v>0</c:v>
                </c:pt>
                <c:pt idx="164">
                  <c:v>0</c:v>
                </c:pt>
                <c:pt idx="165">
                  <c:v>0</c:v>
                </c:pt>
                <c:pt idx="166">
                  <c:v>5.4275173799641203E-2</c:v>
                </c:pt>
                <c:pt idx="167">
                  <c:v>0.21668547660581799</c:v>
                </c:pt>
                <c:pt idx="168">
                  <c:v>0.48593484473364901</c:v>
                </c:pt>
                <c:pt idx="169">
                  <c:v>0.86002444801072997</c:v>
                </c:pt>
                <c:pt idx="170">
                  <c:v>1.3360580355370399</c:v>
                </c:pt>
                <c:pt idx="171">
                  <c:v>1.9101843492547499</c:v>
                </c:pt>
                <c:pt idx="172">
                  <c:v>2.5782765406741701</c:v>
                </c:pt>
                <c:pt idx="173">
                  <c:v>3.3350222926450601</c:v>
                </c:pt>
                <c:pt idx="174">
                  <c:v>4.1741837137968103</c:v>
                </c:pt>
                <c:pt idx="175">
                  <c:v>5.08979487526888</c:v>
                </c:pt>
                <c:pt idx="176">
                  <c:v>6.0743589430341798</c:v>
                </c:pt>
                <c:pt idx="177">
                  <c:v>7.1195790226572697</c:v>
                </c:pt>
                <c:pt idx="178">
                  <c:v>8.2179610121739604</c:v>
                </c:pt>
                <c:pt idx="179">
                  <c:v>9.3602078935503403</c:v>
                </c:pt>
                <c:pt idx="180">
                  <c:v>10.5363882482735</c:v>
                </c:pt>
                <c:pt idx="181">
                  <c:v>11.7378904185714</c:v>
                </c:pt>
                <c:pt idx="182">
                  <c:v>12.954092790149399</c:v>
                </c:pt>
                <c:pt idx="183">
                  <c:v>14.173953227481499</c:v>
                </c:pt>
                <c:pt idx="184">
                  <c:v>15.3881971660121</c:v>
                </c:pt>
                <c:pt idx="185">
                  <c:v>16.585438618459499</c:v>
                </c:pt>
                <c:pt idx="186">
                  <c:v>17.754124950188501</c:v>
                </c:pt>
                <c:pt idx="187">
                  <c:v>18.884793823894899</c:v>
                </c:pt>
                <c:pt idx="188">
                  <c:v>19.965914801922199</c:v>
                </c:pt>
                <c:pt idx="189">
                  <c:v>20.986077487378299</c:v>
                </c:pt>
                <c:pt idx="190">
                  <c:v>21.936097456698899</c:v>
                </c:pt>
                <c:pt idx="191">
                  <c:v>22.8049541732729</c:v>
                </c:pt>
                <c:pt idx="192">
                  <c:v>23.5820596836706</c:v>
                </c:pt>
                <c:pt idx="193">
                  <c:v>24.258930869084701</c:v>
                </c:pt>
                <c:pt idx="194">
                  <c:v>24.825720356228601</c:v>
                </c:pt>
                <c:pt idx="195">
                  <c:v>25.2733460092394</c:v>
                </c:pt>
                <c:pt idx="196">
                  <c:v>25.594370684626899</c:v>
                </c:pt>
                <c:pt idx="197">
                  <c:v>25.780768909590901</c:v>
                </c:pt>
                <c:pt idx="198">
                  <c:v>25.8256197316162</c:v>
                </c:pt>
                <c:pt idx="199">
                  <c:v>25.722776715021201</c:v>
                </c:pt>
                <c:pt idx="200">
                  <c:v>25.466641772740498</c:v>
                </c:pt>
                <c:pt idx="201">
                  <c:v>25.053043277664301</c:v>
                </c:pt>
                <c:pt idx="202">
                  <c:v>24.4772709448123</c:v>
                </c:pt>
                <c:pt idx="203">
                  <c:v>23.736680472882</c:v>
                </c:pt>
                <c:pt idx="204">
                  <c:v>22.830330472595801</c:v>
                </c:pt>
                <c:pt idx="205">
                  <c:v>21.7550055422296</c:v>
                </c:pt>
                <c:pt idx="206">
                  <c:v>20.511425592263102</c:v>
                </c:pt>
                <c:pt idx="207">
                  <c:v>19.102222684926399</c:v>
                </c:pt>
                <c:pt idx="208">
                  <c:v>17.5256551039474</c:v>
                </c:pt>
                <c:pt idx="209">
                  <c:v>15.786073696948799</c:v>
                </c:pt>
                <c:pt idx="210">
                  <c:v>13.889864073781601</c:v>
                </c:pt>
                <c:pt idx="211">
                  <c:v>11.836668145724101</c:v>
                </c:pt>
                <c:pt idx="212">
                  <c:v>9.6345688823285105</c:v>
                </c:pt>
                <c:pt idx="213">
                  <c:v>7.2937028087453797</c:v>
                </c:pt>
                <c:pt idx="214">
                  <c:v>4.8149530844049702</c:v>
                </c:pt>
                <c:pt idx="215">
                  <c:v>2.2100544180841002</c:v>
                </c:pt>
                <c:pt idx="216">
                  <c:v>0</c:v>
                </c:pt>
                <c:pt idx="217">
                  <c:v>0</c:v>
                </c:pt>
                <c:pt idx="218">
                  <c:v>0</c:v>
                </c:pt>
                <c:pt idx="219">
                  <c:v>0</c:v>
                </c:pt>
                <c:pt idx="220">
                  <c:v>0</c:v>
                </c:pt>
                <c:pt idx="221">
                  <c:v>0</c:v>
                </c:pt>
                <c:pt idx="222">
                  <c:v>0</c:v>
                </c:pt>
                <c:pt idx="223">
                  <c:v>0</c:v>
                </c:pt>
                <c:pt idx="224">
                  <c:v>0</c:v>
                </c:pt>
                <c:pt idx="225">
                  <c:v>0</c:v>
                </c:pt>
                <c:pt idx="226">
                  <c:v>0</c:v>
                </c:pt>
                <c:pt idx="227">
                  <c:v>0</c:v>
                </c:pt>
                <c:pt idx="228">
                  <c:v>0</c:v>
                </c:pt>
                <c:pt idx="229">
                  <c:v>0</c:v>
                </c:pt>
                <c:pt idx="230">
                  <c:v>0</c:v>
                </c:pt>
                <c:pt idx="231">
                  <c:v>0</c:v>
                </c:pt>
                <c:pt idx="232">
                  <c:v>0</c:v>
                </c:pt>
                <c:pt idx="233">
                  <c:v>0</c:v>
                </c:pt>
                <c:pt idx="234">
                  <c:v>0</c:v>
                </c:pt>
                <c:pt idx="235">
                  <c:v>0</c:v>
                </c:pt>
                <c:pt idx="236">
                  <c:v>0</c:v>
                </c:pt>
                <c:pt idx="237">
                  <c:v>0</c:v>
                </c:pt>
                <c:pt idx="238">
                  <c:v>0</c:v>
                </c:pt>
                <c:pt idx="239">
                  <c:v>0</c:v>
                </c:pt>
                <c:pt idx="240">
                  <c:v>0</c:v>
                </c:pt>
                <c:pt idx="241">
                  <c:v>0</c:v>
                </c:pt>
                <c:pt idx="242">
                  <c:v>0</c:v>
                </c:pt>
                <c:pt idx="243">
                  <c:v>0</c:v>
                </c:pt>
                <c:pt idx="244">
                  <c:v>0</c:v>
                </c:pt>
                <c:pt idx="245">
                  <c:v>0</c:v>
                </c:pt>
                <c:pt idx="246">
                  <c:v>0</c:v>
                </c:pt>
                <c:pt idx="247">
                  <c:v>0</c:v>
                </c:pt>
                <c:pt idx="248">
                  <c:v>0</c:v>
                </c:pt>
                <c:pt idx="249">
                  <c:v>0</c:v>
                </c:pt>
                <c:pt idx="250">
                  <c:v>0</c:v>
                </c:pt>
                <c:pt idx="251">
                  <c:v>0</c:v>
                </c:pt>
                <c:pt idx="252">
                  <c:v>0</c:v>
                </c:pt>
                <c:pt idx="253">
                  <c:v>0</c:v>
                </c:pt>
                <c:pt idx="254">
                  <c:v>0</c:v>
                </c:pt>
                <c:pt idx="255">
                  <c:v>0</c:v>
                </c:pt>
                <c:pt idx="256">
                  <c:v>0</c:v>
                </c:pt>
                <c:pt idx="257">
                  <c:v>0</c:v>
                </c:pt>
                <c:pt idx="258">
                  <c:v>0</c:v>
                </c:pt>
                <c:pt idx="259">
                  <c:v>0</c:v>
                </c:pt>
                <c:pt idx="260">
                  <c:v>0</c:v>
                </c:pt>
                <c:pt idx="261">
                  <c:v>0</c:v>
                </c:pt>
                <c:pt idx="262">
                  <c:v>0</c:v>
                </c:pt>
                <c:pt idx="263">
                  <c:v>0</c:v>
                </c:pt>
                <c:pt idx="264">
                  <c:v>0</c:v>
                </c:pt>
                <c:pt idx="265">
                  <c:v>0</c:v>
                </c:pt>
                <c:pt idx="266">
                  <c:v>0</c:v>
                </c:pt>
                <c:pt idx="267">
                  <c:v>0</c:v>
                </c:pt>
                <c:pt idx="268">
                  <c:v>2.1676221788209699E-3</c:v>
                </c:pt>
                <c:pt idx="269">
                  <c:v>7.7964897332332597E-2</c:v>
                </c:pt>
                <c:pt idx="270">
                  <c:v>0.26146742099848302</c:v>
                </c:pt>
                <c:pt idx="271">
                  <c:v>0.551286110440805</c:v>
                </c:pt>
                <c:pt idx="272">
                  <c:v>0.94519940286752002</c:v>
                </c:pt>
                <c:pt idx="273">
                  <c:v>1.44012254554217</c:v>
                </c:pt>
                <c:pt idx="274">
                  <c:v>2.0323541998193901</c:v>
                </c:pt>
                <c:pt idx="275">
                  <c:v>2.7172833158420699</c:v>
                </c:pt>
                <c:pt idx="276">
                  <c:v>3.4894960616122601</c:v>
                </c:pt>
                <c:pt idx="277">
                  <c:v>4.3431725319324102</c:v>
                </c:pt>
                <c:pt idx="278">
                  <c:v>5.2715438090107298</c:v>
                </c:pt>
                <c:pt idx="279">
                  <c:v>6.2671824971417998</c:v>
                </c:pt>
                <c:pt idx="280">
                  <c:v>7.32238523768231</c:v>
                </c:pt>
                <c:pt idx="281">
                  <c:v>8.4286047878320307</c:v>
                </c:pt>
                <c:pt idx="282">
                  <c:v>9.5768019159347695</c:v>
                </c:pt>
                <c:pt idx="283">
                  <c:v>10.7577559413436</c:v>
                </c:pt>
                <c:pt idx="284">
                  <c:v>11.961604178218399</c:v>
                </c:pt>
                <c:pt idx="285">
                  <c:v>13.1781701545925</c:v>
                </c:pt>
                <c:pt idx="286">
                  <c:v>14.397193117625401</c:v>
                </c:pt>
                <c:pt idx="287">
                  <c:v>15.6080188107676</c:v>
                </c:pt>
                <c:pt idx="288">
                  <c:v>16.7998590187198</c:v>
                </c:pt>
                <c:pt idx="289">
                  <c:v>17.961981275848</c:v>
                </c:pt>
                <c:pt idx="290">
                  <c:v>19.083498569571201</c:v>
                </c:pt>
                <c:pt idx="291">
                  <c:v>20.153572310043501</c:v>
                </c:pt>
                <c:pt idx="292">
                  <c:v>21.161614281387699</c:v>
                </c:pt>
                <c:pt idx="293">
                  <c:v>22.097080209711802</c:v>
                </c:pt>
                <c:pt idx="294">
                  <c:v>22.9496633347736</c:v>
                </c:pt>
                <c:pt idx="295">
                  <c:v>23.709532774189601</c:v>
                </c:pt>
                <c:pt idx="296">
                  <c:v>24.367062476025701</c:v>
                </c:pt>
                <c:pt idx="297">
                  <c:v>24.913066830954399</c:v>
                </c:pt>
                <c:pt idx="298">
                  <c:v>25.339025808418299</c:v>
                </c:pt>
                <c:pt idx="299">
                  <c:v>25.636793402438698</c:v>
                </c:pt>
                <c:pt idx="300">
                  <c:v>25.798880702567001</c:v>
                </c:pt>
                <c:pt idx="301">
                  <c:v>25.818530270475101</c:v>
                </c:pt>
                <c:pt idx="302">
                  <c:v>25.689605320066701</c:v>
                </c:pt>
                <c:pt idx="303">
                  <c:v>25.4068468856638</c:v>
                </c:pt>
                <c:pt idx="304">
                  <c:v>24.965587524750202</c:v>
                </c:pt>
                <c:pt idx="305">
                  <c:v>24.362170839897299</c:v>
                </c:pt>
                <c:pt idx="306">
                  <c:v>23.5940260198274</c:v>
                </c:pt>
                <c:pt idx="307">
                  <c:v>22.658773238542299</c:v>
                </c:pt>
                <c:pt idx="308">
                  <c:v>21.555620492799701</c:v>
                </c:pt>
                <c:pt idx="309">
                  <c:v>20.285039818448201</c:v>
                </c:pt>
                <c:pt idx="310">
                  <c:v>18.8470051854957</c:v>
                </c:pt>
                <c:pt idx="311">
                  <c:v>17.243860736107301</c:v>
                </c:pt>
                <c:pt idx="312">
                  <c:v>15.4793486643302</c:v>
                </c:pt>
                <c:pt idx="313">
                  <c:v>13.555734602597999</c:v>
                </c:pt>
                <c:pt idx="314">
                  <c:v>11.4786384238233</c:v>
                </c:pt>
                <c:pt idx="315">
                  <c:v>9.25515268710312</c:v>
                </c:pt>
                <c:pt idx="316">
                  <c:v>6.8896554613322403</c:v>
                </c:pt>
                <c:pt idx="317">
                  <c:v>4.3910342113263798</c:v>
                </c:pt>
                <c:pt idx="318">
                  <c:v>1.76965052113497</c:v>
                </c:pt>
                <c:pt idx="319">
                  <c:v>0</c:v>
                </c:pt>
                <c:pt idx="320">
                  <c:v>0</c:v>
                </c:pt>
                <c:pt idx="321">
                  <c:v>0</c:v>
                </c:pt>
                <c:pt idx="322">
                  <c:v>0</c:v>
                </c:pt>
                <c:pt idx="323">
                  <c:v>0</c:v>
                </c:pt>
                <c:pt idx="324">
                  <c:v>0</c:v>
                </c:pt>
                <c:pt idx="325">
                  <c:v>0</c:v>
                </c:pt>
                <c:pt idx="326">
                  <c:v>0</c:v>
                </c:pt>
                <c:pt idx="327">
                  <c:v>0</c:v>
                </c:pt>
                <c:pt idx="328">
                  <c:v>0</c:v>
                </c:pt>
                <c:pt idx="329">
                  <c:v>0</c:v>
                </c:pt>
                <c:pt idx="330">
                  <c:v>0</c:v>
                </c:pt>
                <c:pt idx="331">
                  <c:v>0</c:v>
                </c:pt>
                <c:pt idx="332">
                  <c:v>0</c:v>
                </c:pt>
                <c:pt idx="333">
                  <c:v>0</c:v>
                </c:pt>
                <c:pt idx="334">
                  <c:v>0</c:v>
                </c:pt>
                <c:pt idx="335">
                  <c:v>0</c:v>
                </c:pt>
                <c:pt idx="336">
                  <c:v>0</c:v>
                </c:pt>
                <c:pt idx="337">
                  <c:v>0</c:v>
                </c:pt>
                <c:pt idx="338">
                  <c:v>0</c:v>
                </c:pt>
                <c:pt idx="339">
                  <c:v>0</c:v>
                </c:pt>
                <c:pt idx="340">
                  <c:v>0</c:v>
                </c:pt>
                <c:pt idx="341">
                  <c:v>0</c:v>
                </c:pt>
                <c:pt idx="342">
                  <c:v>0</c:v>
                </c:pt>
                <c:pt idx="343">
                  <c:v>0</c:v>
                </c:pt>
                <c:pt idx="344">
                  <c:v>0</c:v>
                </c:pt>
                <c:pt idx="345">
                  <c:v>0</c:v>
                </c:pt>
                <c:pt idx="346">
                  <c:v>0</c:v>
                </c:pt>
                <c:pt idx="347">
                  <c:v>0</c:v>
                </c:pt>
                <c:pt idx="348">
                  <c:v>0</c:v>
                </c:pt>
                <c:pt idx="349">
                  <c:v>0</c:v>
                </c:pt>
                <c:pt idx="350">
                  <c:v>0</c:v>
                </c:pt>
                <c:pt idx="351">
                  <c:v>0</c:v>
                </c:pt>
                <c:pt idx="352">
                  <c:v>0</c:v>
                </c:pt>
                <c:pt idx="353">
                  <c:v>0</c:v>
                </c:pt>
                <c:pt idx="354">
                  <c:v>0</c:v>
                </c:pt>
                <c:pt idx="355">
                  <c:v>0</c:v>
                </c:pt>
                <c:pt idx="356">
                  <c:v>0</c:v>
                </c:pt>
                <c:pt idx="357">
                  <c:v>0</c:v>
                </c:pt>
                <c:pt idx="358">
                  <c:v>0</c:v>
                </c:pt>
                <c:pt idx="359">
                  <c:v>0</c:v>
                </c:pt>
                <c:pt idx="360">
                  <c:v>0</c:v>
                </c:pt>
                <c:pt idx="361">
                  <c:v>0</c:v>
                </c:pt>
                <c:pt idx="362">
                  <c:v>0</c:v>
                </c:pt>
                <c:pt idx="363">
                  <c:v>0</c:v>
                </c:pt>
                <c:pt idx="364">
                  <c:v>0</c:v>
                </c:pt>
                <c:pt idx="365">
                  <c:v>0</c:v>
                </c:pt>
                <c:pt idx="366">
                  <c:v>0</c:v>
                </c:pt>
                <c:pt idx="367">
                  <c:v>0</c:v>
                </c:pt>
                <c:pt idx="368">
                  <c:v>0</c:v>
                </c:pt>
                <c:pt idx="369">
                  <c:v>0</c:v>
                </c:pt>
                <c:pt idx="370">
                  <c:v>0</c:v>
                </c:pt>
                <c:pt idx="371">
                  <c:v>4.8720880714878002E-3</c:v>
                </c:pt>
                <c:pt idx="372">
                  <c:v>9.1389581411088897E-2</c:v>
                </c:pt>
                <c:pt idx="373">
                  <c:v>0.28541114564708298</c:v>
                </c:pt>
                <c:pt idx="374">
                  <c:v>0.58545560444437506</c:v>
                </c:pt>
                <c:pt idx="375">
                  <c:v>0.98919082627789801</c:v>
                </c:pt>
                <c:pt idx="376">
                  <c:v>1.4935815284415901</c:v>
                </c:pt>
                <c:pt idx="377">
                  <c:v>2.0947302011399098</c:v>
                </c:pt>
                <c:pt idx="378">
                  <c:v>2.78792945875065</c:v>
                </c:pt>
                <c:pt idx="379">
                  <c:v>3.5679393338700498</c:v>
                </c:pt>
                <c:pt idx="380">
                  <c:v>4.4286354820001499</c:v>
                </c:pt>
                <c:pt idx="381">
                  <c:v>5.3632156365974204</c:v>
                </c:pt>
                <c:pt idx="382">
                  <c:v>6.3644372764014703</c:v>
                </c:pt>
                <c:pt idx="383">
                  <c:v>7.4242951942042099</c:v>
                </c:pt>
                <c:pt idx="384">
                  <c:v>8.5342729317264396</c:v>
                </c:pt>
                <c:pt idx="385">
                  <c:v>9.6854424419568304</c:v>
                </c:pt>
                <c:pt idx="386">
                  <c:v>10.868362158478</c:v>
                </c:pt>
                <c:pt idx="387">
                  <c:v>12.0732493157152</c:v>
                </c:pt>
                <c:pt idx="388">
                  <c:v>13.2899444579198</c:v>
                </c:pt>
                <c:pt idx="389">
                  <c:v>14.5080724999873</c:v>
                </c:pt>
                <c:pt idx="390">
                  <c:v>15.7170808084079</c:v>
                </c:pt>
                <c:pt idx="391">
                  <c:v>16.906148745367702</c:v>
                </c:pt>
                <c:pt idx="392">
                  <c:v>18.064504158332799</c:v>
                </c:pt>
                <c:pt idx="393">
                  <c:v>19.181360309237199</c:v>
                </c:pt>
                <c:pt idx="394">
                  <c:v>20.245870239320499</c:v>
                </c:pt>
                <c:pt idx="395">
                  <c:v>21.2474212159456</c:v>
                </c:pt>
                <c:pt idx="396">
                  <c:v>22.175556835602201</c:v>
                </c:pt>
                <c:pt idx="397">
                  <c:v>23.020045996820102</c:v>
                </c:pt>
                <c:pt idx="398">
                  <c:v>23.770999102244001</c:v>
                </c:pt>
                <c:pt idx="399">
                  <c:v>24.4188732926002</c:v>
                </c:pt>
              </c:numCache>
            </c:numRef>
          </c:val>
          <c:smooth val="1"/>
          <c:extLst>
            <c:ext xmlns:c16="http://schemas.microsoft.com/office/drawing/2014/chart" uri="{C3380CC4-5D6E-409C-BE32-E72D297353CC}">
              <c16:uniqueId val="{00000000-9DA6-E34D-9F5B-AE7A4AB721A6}"/>
            </c:ext>
          </c:extLst>
        </c:ser>
        <c:ser>
          <c:idx val="2"/>
          <c:order val="1"/>
          <c:tx>
            <c:strRef>
              <c:f>'Sheet 1 - time_vs_LAEL_LVEL_ (1'!$B$1</c:f>
              <c:strCache>
                <c:ptCount val="1"/>
                <c:pt idx="0">
                  <c:v>atrium</c:v>
                </c:pt>
              </c:strCache>
            </c:strRef>
          </c:tx>
          <c:spPr>
            <a:ln w="12700">
              <a:solidFill>
                <a:schemeClr val="tx1"/>
              </a:solidFill>
              <a:prstDash val="sysDash"/>
            </a:ln>
          </c:spPr>
          <c:marker>
            <c:symbol val="none"/>
          </c:marker>
          <c:cat>
            <c:numRef>
              <c:f>'Sheet 1 - time_vs_LAEL_LVEL_ (1'!$A$2:$A$401</c:f>
              <c:numCache>
                <c:formatCode>0.000</c:formatCode>
                <c:ptCount val="400"/>
                <c:pt idx="0">
                  <c:v>0</c:v>
                </c:pt>
                <c:pt idx="1">
                  <c:v>4.9999999999998934E-3</c:v>
                </c:pt>
                <c:pt idx="2">
                  <c:v>9.9999999999997868E-3</c:v>
                </c:pt>
                <c:pt idx="3">
                  <c:v>1.499999999999968E-2</c:v>
                </c:pt>
                <c:pt idx="4">
                  <c:v>1.9999999999999574E-2</c:v>
                </c:pt>
                <c:pt idx="5">
                  <c:v>2.5000000000000355E-2</c:v>
                </c:pt>
                <c:pt idx="6">
                  <c:v>3.0000000000000249E-2</c:v>
                </c:pt>
                <c:pt idx="7">
                  <c:v>3.5000000000000142E-2</c:v>
                </c:pt>
                <c:pt idx="8">
                  <c:v>4.0000000000000036E-2</c:v>
                </c:pt>
                <c:pt idx="9">
                  <c:v>4.4999999999999929E-2</c:v>
                </c:pt>
                <c:pt idx="10">
                  <c:v>4.9999999999999822E-2</c:v>
                </c:pt>
                <c:pt idx="11">
                  <c:v>5.4999999999999716E-2</c:v>
                </c:pt>
                <c:pt idx="12">
                  <c:v>5.9999999999999609E-2</c:v>
                </c:pt>
                <c:pt idx="13">
                  <c:v>6.5000000000000391E-2</c:v>
                </c:pt>
                <c:pt idx="14">
                  <c:v>7.0000000000000284E-2</c:v>
                </c:pt>
                <c:pt idx="15">
                  <c:v>7.5000000000000178E-2</c:v>
                </c:pt>
                <c:pt idx="16">
                  <c:v>8.0000000000000071E-2</c:v>
                </c:pt>
                <c:pt idx="17">
                  <c:v>8.4999999999999964E-2</c:v>
                </c:pt>
                <c:pt idx="18">
                  <c:v>8.9999999999999858E-2</c:v>
                </c:pt>
                <c:pt idx="19">
                  <c:v>9.4999999999999751E-2</c:v>
                </c:pt>
                <c:pt idx="20">
                  <c:v>9.9999999999999645E-2</c:v>
                </c:pt>
                <c:pt idx="21">
                  <c:v>0.10500000000000043</c:v>
                </c:pt>
                <c:pt idx="22">
                  <c:v>0.11000000000000032</c:v>
                </c:pt>
                <c:pt idx="23">
                  <c:v>0.11500000000000021</c:v>
                </c:pt>
                <c:pt idx="24">
                  <c:v>0.12000000000000011</c:v>
                </c:pt>
                <c:pt idx="25">
                  <c:v>0.125</c:v>
                </c:pt>
                <c:pt idx="26">
                  <c:v>0.12999999999999989</c:v>
                </c:pt>
                <c:pt idx="27">
                  <c:v>0.13499999999999979</c:v>
                </c:pt>
                <c:pt idx="28">
                  <c:v>0.13999999999999968</c:v>
                </c:pt>
                <c:pt idx="29">
                  <c:v>0.14499999999999957</c:v>
                </c:pt>
                <c:pt idx="30">
                  <c:v>0.15000000000000036</c:v>
                </c:pt>
                <c:pt idx="31">
                  <c:v>0.15500000000000025</c:v>
                </c:pt>
                <c:pt idx="32">
                  <c:v>0.16000000000000014</c:v>
                </c:pt>
                <c:pt idx="33">
                  <c:v>0.16500000000000004</c:v>
                </c:pt>
                <c:pt idx="34">
                  <c:v>0.16999999999999993</c:v>
                </c:pt>
                <c:pt idx="35">
                  <c:v>0.17499999999999982</c:v>
                </c:pt>
                <c:pt idx="36">
                  <c:v>0.17999999999999972</c:v>
                </c:pt>
                <c:pt idx="37">
                  <c:v>0.18499999999999961</c:v>
                </c:pt>
                <c:pt idx="38">
                  <c:v>0.19000000000000039</c:v>
                </c:pt>
                <c:pt idx="39">
                  <c:v>0.19500000000000028</c:v>
                </c:pt>
                <c:pt idx="40">
                  <c:v>0.20000000000000018</c:v>
                </c:pt>
                <c:pt idx="41">
                  <c:v>0.20500000000000007</c:v>
                </c:pt>
                <c:pt idx="42">
                  <c:v>0.20999999999999996</c:v>
                </c:pt>
                <c:pt idx="43">
                  <c:v>0.21499999999999986</c:v>
                </c:pt>
                <c:pt idx="44">
                  <c:v>0.21999999999999975</c:v>
                </c:pt>
                <c:pt idx="45">
                  <c:v>0.22499999999999964</c:v>
                </c:pt>
                <c:pt idx="46">
                  <c:v>0.23000000000000043</c:v>
                </c:pt>
                <c:pt idx="47">
                  <c:v>0.23500000000000032</c:v>
                </c:pt>
                <c:pt idx="48">
                  <c:v>0.24000000000000021</c:v>
                </c:pt>
                <c:pt idx="49">
                  <c:v>0.24500000000000011</c:v>
                </c:pt>
                <c:pt idx="50">
                  <c:v>0.25</c:v>
                </c:pt>
                <c:pt idx="51">
                  <c:v>0.25499999999999989</c:v>
                </c:pt>
                <c:pt idx="52">
                  <c:v>0.25999999999999979</c:v>
                </c:pt>
                <c:pt idx="53">
                  <c:v>0.26499999999999968</c:v>
                </c:pt>
                <c:pt idx="54">
                  <c:v>0.26999999999999957</c:v>
                </c:pt>
                <c:pt idx="55">
                  <c:v>0.27500000000000036</c:v>
                </c:pt>
                <c:pt idx="56">
                  <c:v>0.28000000000000025</c:v>
                </c:pt>
                <c:pt idx="57">
                  <c:v>0.28500000000000014</c:v>
                </c:pt>
                <c:pt idx="58">
                  <c:v>0.29000000000000004</c:v>
                </c:pt>
                <c:pt idx="59">
                  <c:v>0.29499999999999993</c:v>
                </c:pt>
                <c:pt idx="60">
                  <c:v>0.29999999999999982</c:v>
                </c:pt>
                <c:pt idx="61">
                  <c:v>0.30499999999999972</c:v>
                </c:pt>
                <c:pt idx="62">
                  <c:v>0.30999999999999961</c:v>
                </c:pt>
                <c:pt idx="63">
                  <c:v>0.31500000000000039</c:v>
                </c:pt>
                <c:pt idx="64">
                  <c:v>0.32000000000000028</c:v>
                </c:pt>
                <c:pt idx="65">
                  <c:v>0.32500000000000018</c:v>
                </c:pt>
                <c:pt idx="66">
                  <c:v>0.33000000000000007</c:v>
                </c:pt>
                <c:pt idx="67">
                  <c:v>0.33499999999999996</c:v>
                </c:pt>
                <c:pt idx="68">
                  <c:v>0.33999999999999986</c:v>
                </c:pt>
                <c:pt idx="69">
                  <c:v>0.34499999999999975</c:v>
                </c:pt>
                <c:pt idx="70">
                  <c:v>0.34999999999999964</c:v>
                </c:pt>
                <c:pt idx="71">
                  <c:v>0.35500000000000043</c:v>
                </c:pt>
                <c:pt idx="72">
                  <c:v>0.36000000000000032</c:v>
                </c:pt>
                <c:pt idx="73">
                  <c:v>0.36500000000000021</c:v>
                </c:pt>
                <c:pt idx="74">
                  <c:v>0.37000000000000011</c:v>
                </c:pt>
                <c:pt idx="75">
                  <c:v>0.375</c:v>
                </c:pt>
                <c:pt idx="76">
                  <c:v>0.37999999999999989</c:v>
                </c:pt>
                <c:pt idx="77">
                  <c:v>0.38499999999999979</c:v>
                </c:pt>
                <c:pt idx="78">
                  <c:v>0.38999999999999968</c:v>
                </c:pt>
                <c:pt idx="79">
                  <c:v>0.39499999999999957</c:v>
                </c:pt>
                <c:pt idx="80">
                  <c:v>0.40000000000000036</c:v>
                </c:pt>
                <c:pt idx="81">
                  <c:v>0.40500000000000025</c:v>
                </c:pt>
                <c:pt idx="82">
                  <c:v>0.41000000000000014</c:v>
                </c:pt>
                <c:pt idx="83">
                  <c:v>0.41500000000000004</c:v>
                </c:pt>
                <c:pt idx="84">
                  <c:v>0.41999999999999993</c:v>
                </c:pt>
                <c:pt idx="85">
                  <c:v>0.42499999999999982</c:v>
                </c:pt>
                <c:pt idx="86">
                  <c:v>0.42999999999999972</c:v>
                </c:pt>
                <c:pt idx="87">
                  <c:v>0.43499999999999961</c:v>
                </c:pt>
                <c:pt idx="88">
                  <c:v>0.44000000000000039</c:v>
                </c:pt>
                <c:pt idx="89">
                  <c:v>0.44500000000000028</c:v>
                </c:pt>
                <c:pt idx="90">
                  <c:v>0.45000000000000018</c:v>
                </c:pt>
                <c:pt idx="91">
                  <c:v>0.45500000000000007</c:v>
                </c:pt>
                <c:pt idx="92">
                  <c:v>0.45999999999999996</c:v>
                </c:pt>
                <c:pt idx="93">
                  <c:v>0.46499999999999986</c:v>
                </c:pt>
                <c:pt idx="94">
                  <c:v>0.46999999999999975</c:v>
                </c:pt>
                <c:pt idx="95">
                  <c:v>0.47499999999999964</c:v>
                </c:pt>
                <c:pt idx="96">
                  <c:v>0.48000000000000043</c:v>
                </c:pt>
                <c:pt idx="97">
                  <c:v>0.48500000000000032</c:v>
                </c:pt>
                <c:pt idx="98">
                  <c:v>0.49000000000000021</c:v>
                </c:pt>
                <c:pt idx="99">
                  <c:v>0.49500000000000011</c:v>
                </c:pt>
                <c:pt idx="100">
                  <c:v>0.5</c:v>
                </c:pt>
                <c:pt idx="101">
                  <c:v>0.50499999999999989</c:v>
                </c:pt>
                <c:pt idx="102">
                  <c:v>0.50999999999999979</c:v>
                </c:pt>
                <c:pt idx="103">
                  <c:v>0.51499999999999968</c:v>
                </c:pt>
                <c:pt idx="104">
                  <c:v>0.51999999999999957</c:v>
                </c:pt>
                <c:pt idx="105">
                  <c:v>0.52500000000000036</c:v>
                </c:pt>
                <c:pt idx="106">
                  <c:v>0.53000000000000025</c:v>
                </c:pt>
                <c:pt idx="107">
                  <c:v>0.53500000000000014</c:v>
                </c:pt>
                <c:pt idx="108">
                  <c:v>0.54</c:v>
                </c:pt>
                <c:pt idx="109">
                  <c:v>0.54499999999999993</c:v>
                </c:pt>
                <c:pt idx="110">
                  <c:v>0.54999999999999982</c:v>
                </c:pt>
                <c:pt idx="111">
                  <c:v>0.55499999999999972</c:v>
                </c:pt>
                <c:pt idx="112">
                  <c:v>0.55999999999999961</c:v>
                </c:pt>
                <c:pt idx="113">
                  <c:v>0.56500000000000039</c:v>
                </c:pt>
                <c:pt idx="114">
                  <c:v>0.57000000000000028</c:v>
                </c:pt>
                <c:pt idx="115">
                  <c:v>0.57500000000000018</c:v>
                </c:pt>
                <c:pt idx="116">
                  <c:v>0.58000000000000007</c:v>
                </c:pt>
                <c:pt idx="117">
                  <c:v>0.58499999999999996</c:v>
                </c:pt>
                <c:pt idx="118">
                  <c:v>0.58999999999999986</c:v>
                </c:pt>
                <c:pt idx="119">
                  <c:v>0.59499999999999975</c:v>
                </c:pt>
                <c:pt idx="120">
                  <c:v>0.59999999999999964</c:v>
                </c:pt>
                <c:pt idx="121">
                  <c:v>0.60500000000000043</c:v>
                </c:pt>
                <c:pt idx="122">
                  <c:v>0.61000000000000032</c:v>
                </c:pt>
                <c:pt idx="123">
                  <c:v>0.61500000000000021</c:v>
                </c:pt>
                <c:pt idx="124">
                  <c:v>0.62000000000000011</c:v>
                </c:pt>
                <c:pt idx="125">
                  <c:v>0.625</c:v>
                </c:pt>
                <c:pt idx="126">
                  <c:v>0.62999999999999989</c:v>
                </c:pt>
                <c:pt idx="127">
                  <c:v>0.63499999999999979</c:v>
                </c:pt>
                <c:pt idx="128">
                  <c:v>0.63999999999999968</c:v>
                </c:pt>
                <c:pt idx="129">
                  <c:v>0.64499999999999957</c:v>
                </c:pt>
                <c:pt idx="130">
                  <c:v>0.65000000000000036</c:v>
                </c:pt>
                <c:pt idx="131">
                  <c:v>0.65500000000000025</c:v>
                </c:pt>
                <c:pt idx="132">
                  <c:v>0.66000000000000014</c:v>
                </c:pt>
                <c:pt idx="133">
                  <c:v>0.66500000000000004</c:v>
                </c:pt>
                <c:pt idx="134">
                  <c:v>0.66999999999999993</c:v>
                </c:pt>
                <c:pt idx="135">
                  <c:v>0.67499999999999982</c:v>
                </c:pt>
                <c:pt idx="136">
                  <c:v>0.67999999999999972</c:v>
                </c:pt>
                <c:pt idx="137">
                  <c:v>0.68499999999999961</c:v>
                </c:pt>
                <c:pt idx="138">
                  <c:v>0.69000000000000039</c:v>
                </c:pt>
                <c:pt idx="139">
                  <c:v>0.69500000000000028</c:v>
                </c:pt>
                <c:pt idx="140">
                  <c:v>0.70000000000000018</c:v>
                </c:pt>
                <c:pt idx="141">
                  <c:v>0.70500000000000007</c:v>
                </c:pt>
                <c:pt idx="142">
                  <c:v>0.71</c:v>
                </c:pt>
                <c:pt idx="143">
                  <c:v>0.71499999999999986</c:v>
                </c:pt>
                <c:pt idx="144">
                  <c:v>0.71999999999999975</c:v>
                </c:pt>
                <c:pt idx="145">
                  <c:v>0.72499999999999964</c:v>
                </c:pt>
                <c:pt idx="146">
                  <c:v>0.73000000000000043</c:v>
                </c:pt>
                <c:pt idx="147">
                  <c:v>0.73500000000000032</c:v>
                </c:pt>
                <c:pt idx="148">
                  <c:v>0.74000000000000021</c:v>
                </c:pt>
                <c:pt idx="149">
                  <c:v>0.74500000000000011</c:v>
                </c:pt>
                <c:pt idx="150">
                  <c:v>0.75</c:v>
                </c:pt>
                <c:pt idx="151">
                  <c:v>0.75499999999999989</c:v>
                </c:pt>
                <c:pt idx="152">
                  <c:v>0.75999999999999979</c:v>
                </c:pt>
                <c:pt idx="153">
                  <c:v>0.76499999999999968</c:v>
                </c:pt>
                <c:pt idx="154">
                  <c:v>0.76999999999999957</c:v>
                </c:pt>
                <c:pt idx="155">
                  <c:v>0.77500000000000036</c:v>
                </c:pt>
                <c:pt idx="156">
                  <c:v>0.78000000000000025</c:v>
                </c:pt>
                <c:pt idx="157">
                  <c:v>0.78500000000000014</c:v>
                </c:pt>
                <c:pt idx="158">
                  <c:v>0.79</c:v>
                </c:pt>
                <c:pt idx="159">
                  <c:v>0.79499999999999993</c:v>
                </c:pt>
                <c:pt idx="160">
                  <c:v>0.79999999999999982</c:v>
                </c:pt>
                <c:pt idx="161">
                  <c:v>0.80499999999999972</c:v>
                </c:pt>
                <c:pt idx="162">
                  <c:v>0.80999999999999961</c:v>
                </c:pt>
                <c:pt idx="163">
                  <c:v>0.81500000000000039</c:v>
                </c:pt>
                <c:pt idx="164">
                  <c:v>0.82000000000000028</c:v>
                </c:pt>
                <c:pt idx="165">
                  <c:v>0.82500000000000018</c:v>
                </c:pt>
                <c:pt idx="166">
                  <c:v>0.83000000000000007</c:v>
                </c:pt>
                <c:pt idx="167">
                  <c:v>0.83499999999999996</c:v>
                </c:pt>
                <c:pt idx="168">
                  <c:v>0.83999999999999986</c:v>
                </c:pt>
                <c:pt idx="169">
                  <c:v>0.84499999999999975</c:v>
                </c:pt>
                <c:pt idx="170">
                  <c:v>0.84999999999999964</c:v>
                </c:pt>
                <c:pt idx="171">
                  <c:v>0.85500000000000043</c:v>
                </c:pt>
                <c:pt idx="172">
                  <c:v>0.86000000000000032</c:v>
                </c:pt>
                <c:pt idx="173">
                  <c:v>0.86500000000000021</c:v>
                </c:pt>
                <c:pt idx="174">
                  <c:v>0.87000000000000011</c:v>
                </c:pt>
                <c:pt idx="175">
                  <c:v>0.875</c:v>
                </c:pt>
                <c:pt idx="176">
                  <c:v>0.87999999999999989</c:v>
                </c:pt>
                <c:pt idx="177">
                  <c:v>0.88499999999999979</c:v>
                </c:pt>
                <c:pt idx="178">
                  <c:v>0.88999999999999968</c:v>
                </c:pt>
                <c:pt idx="179">
                  <c:v>0.89499999999999957</c:v>
                </c:pt>
                <c:pt idx="180">
                  <c:v>0.90000000000000036</c:v>
                </c:pt>
                <c:pt idx="181">
                  <c:v>0.90500000000000025</c:v>
                </c:pt>
                <c:pt idx="182">
                  <c:v>0.91000000000000014</c:v>
                </c:pt>
                <c:pt idx="183">
                  <c:v>0.91500000000000004</c:v>
                </c:pt>
                <c:pt idx="184">
                  <c:v>0.91999999999999993</c:v>
                </c:pt>
                <c:pt idx="185">
                  <c:v>0.92499999999999982</c:v>
                </c:pt>
                <c:pt idx="186">
                  <c:v>0.92999999999999972</c:v>
                </c:pt>
                <c:pt idx="187">
                  <c:v>0.93499999999999961</c:v>
                </c:pt>
                <c:pt idx="188">
                  <c:v>0.94000000000000039</c:v>
                </c:pt>
                <c:pt idx="189">
                  <c:v>0.94500000000000028</c:v>
                </c:pt>
                <c:pt idx="190">
                  <c:v>0.95000000000000018</c:v>
                </c:pt>
                <c:pt idx="191">
                  <c:v>0.95500000000000007</c:v>
                </c:pt>
                <c:pt idx="192">
                  <c:v>0.96</c:v>
                </c:pt>
                <c:pt idx="193">
                  <c:v>0.96499999999999986</c:v>
                </c:pt>
                <c:pt idx="194">
                  <c:v>0.96999999999999975</c:v>
                </c:pt>
                <c:pt idx="195">
                  <c:v>0.97499999999999964</c:v>
                </c:pt>
                <c:pt idx="196">
                  <c:v>0.98000000000000043</c:v>
                </c:pt>
                <c:pt idx="197">
                  <c:v>0.98500000000000032</c:v>
                </c:pt>
                <c:pt idx="198">
                  <c:v>0.99000000000000021</c:v>
                </c:pt>
                <c:pt idx="199">
                  <c:v>0.99500000000000011</c:v>
                </c:pt>
                <c:pt idx="200">
                  <c:v>1</c:v>
                </c:pt>
                <c:pt idx="201">
                  <c:v>1.0049999999999999</c:v>
                </c:pt>
                <c:pt idx="202">
                  <c:v>1.0099999999999998</c:v>
                </c:pt>
                <c:pt idx="203">
                  <c:v>1.0149999999999997</c:v>
                </c:pt>
                <c:pt idx="204">
                  <c:v>1.0199999999999996</c:v>
                </c:pt>
                <c:pt idx="205">
                  <c:v>1.0250000000000004</c:v>
                </c:pt>
                <c:pt idx="206">
                  <c:v>1.0300000000000002</c:v>
                </c:pt>
                <c:pt idx="207">
                  <c:v>1.0350000000000001</c:v>
                </c:pt>
                <c:pt idx="208">
                  <c:v>1.04</c:v>
                </c:pt>
                <c:pt idx="209">
                  <c:v>1.0449999999999999</c:v>
                </c:pt>
                <c:pt idx="210">
                  <c:v>1.0499999999999998</c:v>
                </c:pt>
                <c:pt idx="211">
                  <c:v>1.0549999999999997</c:v>
                </c:pt>
                <c:pt idx="212">
                  <c:v>1.0599999999999996</c:v>
                </c:pt>
                <c:pt idx="213">
                  <c:v>1.0650000000000004</c:v>
                </c:pt>
                <c:pt idx="214">
                  <c:v>1.0700000000000003</c:v>
                </c:pt>
                <c:pt idx="215">
                  <c:v>1.0750000000000002</c:v>
                </c:pt>
                <c:pt idx="216">
                  <c:v>1.08</c:v>
                </c:pt>
                <c:pt idx="217">
                  <c:v>1.085</c:v>
                </c:pt>
                <c:pt idx="218">
                  <c:v>1.0899999999999999</c:v>
                </c:pt>
                <c:pt idx="219">
                  <c:v>1.0949999999999998</c:v>
                </c:pt>
                <c:pt idx="220">
                  <c:v>1.0999999999999996</c:v>
                </c:pt>
                <c:pt idx="221">
                  <c:v>1.1050000000000004</c:v>
                </c:pt>
                <c:pt idx="222">
                  <c:v>1.1100000000000003</c:v>
                </c:pt>
                <c:pt idx="223">
                  <c:v>1.1150000000000002</c:v>
                </c:pt>
                <c:pt idx="224">
                  <c:v>1.1200000000000001</c:v>
                </c:pt>
                <c:pt idx="225">
                  <c:v>1.125</c:v>
                </c:pt>
                <c:pt idx="226">
                  <c:v>1.1299999999999999</c:v>
                </c:pt>
                <c:pt idx="227">
                  <c:v>1.1349999999999998</c:v>
                </c:pt>
                <c:pt idx="228">
                  <c:v>1.1399999999999997</c:v>
                </c:pt>
                <c:pt idx="229">
                  <c:v>1.1449999999999996</c:v>
                </c:pt>
                <c:pt idx="230">
                  <c:v>1.1500000000000004</c:v>
                </c:pt>
                <c:pt idx="231">
                  <c:v>1.1550000000000002</c:v>
                </c:pt>
                <c:pt idx="232">
                  <c:v>1.1600000000000001</c:v>
                </c:pt>
                <c:pt idx="233">
                  <c:v>1.165</c:v>
                </c:pt>
                <c:pt idx="234">
                  <c:v>1.17</c:v>
                </c:pt>
                <c:pt idx="235">
                  <c:v>1.1749999999999998</c:v>
                </c:pt>
                <c:pt idx="236">
                  <c:v>1.1799999999999997</c:v>
                </c:pt>
                <c:pt idx="237">
                  <c:v>1.1849999999999996</c:v>
                </c:pt>
                <c:pt idx="238">
                  <c:v>1.1900000000000004</c:v>
                </c:pt>
                <c:pt idx="239">
                  <c:v>1.1950000000000003</c:v>
                </c:pt>
                <c:pt idx="240">
                  <c:v>1.2000000000000002</c:v>
                </c:pt>
                <c:pt idx="241">
                  <c:v>1.2050000000000001</c:v>
                </c:pt>
                <c:pt idx="242">
                  <c:v>1.21</c:v>
                </c:pt>
                <c:pt idx="243">
                  <c:v>1.2149999999999999</c:v>
                </c:pt>
                <c:pt idx="244">
                  <c:v>1.2199999999999998</c:v>
                </c:pt>
                <c:pt idx="245">
                  <c:v>1.2249999999999996</c:v>
                </c:pt>
                <c:pt idx="246">
                  <c:v>1.2300000000000004</c:v>
                </c:pt>
                <c:pt idx="247">
                  <c:v>1.2350000000000003</c:v>
                </c:pt>
                <c:pt idx="248">
                  <c:v>1.2400000000000002</c:v>
                </c:pt>
                <c:pt idx="249">
                  <c:v>1.2450000000000001</c:v>
                </c:pt>
                <c:pt idx="250">
                  <c:v>1.25</c:v>
                </c:pt>
                <c:pt idx="251">
                  <c:v>1.2549999999999999</c:v>
                </c:pt>
                <c:pt idx="252">
                  <c:v>1.2599999999999998</c:v>
                </c:pt>
                <c:pt idx="253">
                  <c:v>1.2649999999999997</c:v>
                </c:pt>
                <c:pt idx="254">
                  <c:v>1.2699999999999996</c:v>
                </c:pt>
                <c:pt idx="255">
                  <c:v>1.2750000000000004</c:v>
                </c:pt>
                <c:pt idx="256">
                  <c:v>1.2800000000000002</c:v>
                </c:pt>
                <c:pt idx="257">
                  <c:v>1.2850000000000001</c:v>
                </c:pt>
                <c:pt idx="258">
                  <c:v>1.29</c:v>
                </c:pt>
                <c:pt idx="259">
                  <c:v>1.2949999999999999</c:v>
                </c:pt>
                <c:pt idx="260">
                  <c:v>1.2999999999999998</c:v>
                </c:pt>
                <c:pt idx="261">
                  <c:v>1.3049999999999997</c:v>
                </c:pt>
                <c:pt idx="262">
                  <c:v>1.3099999999999996</c:v>
                </c:pt>
                <c:pt idx="263">
                  <c:v>1.3150000000000004</c:v>
                </c:pt>
                <c:pt idx="264">
                  <c:v>1.3200000000000003</c:v>
                </c:pt>
                <c:pt idx="265">
                  <c:v>1.3250000000000002</c:v>
                </c:pt>
                <c:pt idx="266">
                  <c:v>1.33</c:v>
                </c:pt>
                <c:pt idx="267">
                  <c:v>1.335</c:v>
                </c:pt>
                <c:pt idx="268">
                  <c:v>1.3399999999999999</c:v>
                </c:pt>
                <c:pt idx="269">
                  <c:v>1.3449999999999998</c:v>
                </c:pt>
                <c:pt idx="270">
                  <c:v>1.3499999999999996</c:v>
                </c:pt>
                <c:pt idx="271">
                  <c:v>1.3550000000000004</c:v>
                </c:pt>
                <c:pt idx="272">
                  <c:v>1.3600000000000003</c:v>
                </c:pt>
                <c:pt idx="273">
                  <c:v>1.3650000000000002</c:v>
                </c:pt>
                <c:pt idx="274">
                  <c:v>1.37</c:v>
                </c:pt>
                <c:pt idx="275">
                  <c:v>1.375</c:v>
                </c:pt>
                <c:pt idx="276">
                  <c:v>1.38</c:v>
                </c:pt>
                <c:pt idx="277">
                  <c:v>1.3849999999999998</c:v>
                </c:pt>
                <c:pt idx="278">
                  <c:v>1.3899999999999997</c:v>
                </c:pt>
                <c:pt idx="279">
                  <c:v>1.3949999999999996</c:v>
                </c:pt>
                <c:pt idx="280">
                  <c:v>1.4000000000000004</c:v>
                </c:pt>
                <c:pt idx="281">
                  <c:v>1.4050000000000002</c:v>
                </c:pt>
                <c:pt idx="282">
                  <c:v>1.4100000000000001</c:v>
                </c:pt>
                <c:pt idx="283">
                  <c:v>1.415</c:v>
                </c:pt>
                <c:pt idx="284">
                  <c:v>1.42</c:v>
                </c:pt>
                <c:pt idx="285">
                  <c:v>1.4249999999999998</c:v>
                </c:pt>
                <c:pt idx="286">
                  <c:v>1.4299999999999997</c:v>
                </c:pt>
                <c:pt idx="287">
                  <c:v>1.4349999999999996</c:v>
                </c:pt>
                <c:pt idx="288">
                  <c:v>1.4400000000000004</c:v>
                </c:pt>
                <c:pt idx="289">
                  <c:v>1.4450000000000003</c:v>
                </c:pt>
                <c:pt idx="290">
                  <c:v>1.4500000000000002</c:v>
                </c:pt>
                <c:pt idx="291">
                  <c:v>1.4550000000000001</c:v>
                </c:pt>
                <c:pt idx="292">
                  <c:v>1.46</c:v>
                </c:pt>
                <c:pt idx="293">
                  <c:v>1.4649999999999999</c:v>
                </c:pt>
                <c:pt idx="294">
                  <c:v>1.4699999999999998</c:v>
                </c:pt>
                <c:pt idx="295">
                  <c:v>1.4749999999999996</c:v>
                </c:pt>
                <c:pt idx="296">
                  <c:v>1.4800000000000004</c:v>
                </c:pt>
                <c:pt idx="297">
                  <c:v>1.4850000000000003</c:v>
                </c:pt>
                <c:pt idx="298">
                  <c:v>1.4900000000000002</c:v>
                </c:pt>
                <c:pt idx="299">
                  <c:v>1.4950000000000001</c:v>
                </c:pt>
                <c:pt idx="300">
                  <c:v>1.5</c:v>
                </c:pt>
                <c:pt idx="301">
                  <c:v>1.5049999999999999</c:v>
                </c:pt>
                <c:pt idx="302">
                  <c:v>1.5099999999999998</c:v>
                </c:pt>
                <c:pt idx="303">
                  <c:v>1.5149999999999997</c:v>
                </c:pt>
                <c:pt idx="304">
                  <c:v>1.5199999999999996</c:v>
                </c:pt>
                <c:pt idx="305">
                  <c:v>1.5250000000000004</c:v>
                </c:pt>
                <c:pt idx="306">
                  <c:v>1.5300000000000002</c:v>
                </c:pt>
                <c:pt idx="307">
                  <c:v>1.5350000000000001</c:v>
                </c:pt>
                <c:pt idx="308">
                  <c:v>1.54</c:v>
                </c:pt>
                <c:pt idx="309">
                  <c:v>1.5449999999999999</c:v>
                </c:pt>
                <c:pt idx="310">
                  <c:v>1.5499999999999998</c:v>
                </c:pt>
                <c:pt idx="311">
                  <c:v>1.5549999999999997</c:v>
                </c:pt>
                <c:pt idx="312">
                  <c:v>1.5599999999999996</c:v>
                </c:pt>
                <c:pt idx="313">
                  <c:v>1.5650000000000004</c:v>
                </c:pt>
                <c:pt idx="314">
                  <c:v>1.5700000000000003</c:v>
                </c:pt>
                <c:pt idx="315">
                  <c:v>1.5750000000000002</c:v>
                </c:pt>
                <c:pt idx="316">
                  <c:v>1.58</c:v>
                </c:pt>
                <c:pt idx="317">
                  <c:v>1.585</c:v>
                </c:pt>
                <c:pt idx="318">
                  <c:v>1.5899999999999999</c:v>
                </c:pt>
                <c:pt idx="319">
                  <c:v>1.5949999999999998</c:v>
                </c:pt>
                <c:pt idx="320">
                  <c:v>1.5999999999999996</c:v>
                </c:pt>
                <c:pt idx="321">
                  <c:v>1.6050000000000004</c:v>
                </c:pt>
                <c:pt idx="322">
                  <c:v>1.6100000000000003</c:v>
                </c:pt>
                <c:pt idx="323">
                  <c:v>1.6150000000000002</c:v>
                </c:pt>
                <c:pt idx="324">
                  <c:v>1.62</c:v>
                </c:pt>
                <c:pt idx="325">
                  <c:v>1.625</c:v>
                </c:pt>
                <c:pt idx="326">
                  <c:v>1.63</c:v>
                </c:pt>
                <c:pt idx="327">
                  <c:v>1.6349999999999998</c:v>
                </c:pt>
                <c:pt idx="328">
                  <c:v>1.6399999999999997</c:v>
                </c:pt>
                <c:pt idx="329">
                  <c:v>1.6449999999999996</c:v>
                </c:pt>
                <c:pt idx="330">
                  <c:v>1.6500000000000004</c:v>
                </c:pt>
                <c:pt idx="331">
                  <c:v>1.6550000000000002</c:v>
                </c:pt>
                <c:pt idx="332">
                  <c:v>1.6600000000000001</c:v>
                </c:pt>
                <c:pt idx="333">
                  <c:v>1.665</c:v>
                </c:pt>
                <c:pt idx="334">
                  <c:v>1.67</c:v>
                </c:pt>
                <c:pt idx="335">
                  <c:v>1.6749999999999998</c:v>
                </c:pt>
                <c:pt idx="336">
                  <c:v>1.6799999999999997</c:v>
                </c:pt>
                <c:pt idx="337">
                  <c:v>1.6849999999999996</c:v>
                </c:pt>
                <c:pt idx="338">
                  <c:v>1.6900000000000004</c:v>
                </c:pt>
                <c:pt idx="339">
                  <c:v>1.6950000000000003</c:v>
                </c:pt>
                <c:pt idx="340">
                  <c:v>1.7000000000000002</c:v>
                </c:pt>
                <c:pt idx="341">
                  <c:v>1.7050000000000001</c:v>
                </c:pt>
                <c:pt idx="342">
                  <c:v>1.71</c:v>
                </c:pt>
                <c:pt idx="343">
                  <c:v>1.7149999999999999</c:v>
                </c:pt>
                <c:pt idx="344">
                  <c:v>1.7199999999999998</c:v>
                </c:pt>
                <c:pt idx="345">
                  <c:v>1.7249999999999996</c:v>
                </c:pt>
                <c:pt idx="346">
                  <c:v>1.7300000000000004</c:v>
                </c:pt>
                <c:pt idx="347">
                  <c:v>1.7350000000000003</c:v>
                </c:pt>
                <c:pt idx="348">
                  <c:v>1.7400000000000002</c:v>
                </c:pt>
                <c:pt idx="349">
                  <c:v>1.7450000000000001</c:v>
                </c:pt>
                <c:pt idx="350">
                  <c:v>1.75</c:v>
                </c:pt>
                <c:pt idx="351">
                  <c:v>1.7549999999999999</c:v>
                </c:pt>
                <c:pt idx="352">
                  <c:v>1.7599999999999998</c:v>
                </c:pt>
                <c:pt idx="353">
                  <c:v>1.7649999999999997</c:v>
                </c:pt>
                <c:pt idx="354">
                  <c:v>1.7699999999999996</c:v>
                </c:pt>
                <c:pt idx="355">
                  <c:v>1.7750000000000004</c:v>
                </c:pt>
                <c:pt idx="356">
                  <c:v>1.7800000000000002</c:v>
                </c:pt>
                <c:pt idx="357">
                  <c:v>1.7850000000000001</c:v>
                </c:pt>
                <c:pt idx="358">
                  <c:v>1.79</c:v>
                </c:pt>
                <c:pt idx="359">
                  <c:v>1.7949999999999999</c:v>
                </c:pt>
                <c:pt idx="360">
                  <c:v>1.7999999999999998</c:v>
                </c:pt>
                <c:pt idx="361">
                  <c:v>1.8049999999999997</c:v>
                </c:pt>
                <c:pt idx="362">
                  <c:v>1.8099999999999996</c:v>
                </c:pt>
                <c:pt idx="363">
                  <c:v>1.8150000000000004</c:v>
                </c:pt>
                <c:pt idx="364">
                  <c:v>1.8200000000000003</c:v>
                </c:pt>
                <c:pt idx="365">
                  <c:v>1.8250000000000002</c:v>
                </c:pt>
                <c:pt idx="366">
                  <c:v>1.83</c:v>
                </c:pt>
                <c:pt idx="367">
                  <c:v>1.835</c:v>
                </c:pt>
                <c:pt idx="368">
                  <c:v>1.8399999999999999</c:v>
                </c:pt>
                <c:pt idx="369">
                  <c:v>1.8449999999999998</c:v>
                </c:pt>
                <c:pt idx="370">
                  <c:v>1.8499999999999996</c:v>
                </c:pt>
                <c:pt idx="371">
                  <c:v>1.8550000000000004</c:v>
                </c:pt>
                <c:pt idx="372">
                  <c:v>1.8600000000000003</c:v>
                </c:pt>
                <c:pt idx="373">
                  <c:v>1.8650000000000002</c:v>
                </c:pt>
                <c:pt idx="374">
                  <c:v>1.87</c:v>
                </c:pt>
                <c:pt idx="375">
                  <c:v>1.875</c:v>
                </c:pt>
                <c:pt idx="376">
                  <c:v>1.88</c:v>
                </c:pt>
                <c:pt idx="377">
                  <c:v>1.8849999999999998</c:v>
                </c:pt>
                <c:pt idx="378">
                  <c:v>1.8899999999999997</c:v>
                </c:pt>
                <c:pt idx="379">
                  <c:v>1.8949999999999996</c:v>
                </c:pt>
                <c:pt idx="380">
                  <c:v>1.9000000000000004</c:v>
                </c:pt>
                <c:pt idx="381">
                  <c:v>1.9050000000000002</c:v>
                </c:pt>
                <c:pt idx="382">
                  <c:v>1.9100000000000001</c:v>
                </c:pt>
                <c:pt idx="383">
                  <c:v>1.915</c:v>
                </c:pt>
                <c:pt idx="384">
                  <c:v>1.92</c:v>
                </c:pt>
                <c:pt idx="385">
                  <c:v>1.9249999999999998</c:v>
                </c:pt>
                <c:pt idx="386">
                  <c:v>1.9299999999999997</c:v>
                </c:pt>
                <c:pt idx="387">
                  <c:v>1.9349999999999996</c:v>
                </c:pt>
                <c:pt idx="388">
                  <c:v>1.9400000000000004</c:v>
                </c:pt>
                <c:pt idx="389">
                  <c:v>1.9450000000000003</c:v>
                </c:pt>
                <c:pt idx="390">
                  <c:v>1.9500000000000002</c:v>
                </c:pt>
                <c:pt idx="391">
                  <c:v>1.9550000000000001</c:v>
                </c:pt>
                <c:pt idx="392">
                  <c:v>1.96</c:v>
                </c:pt>
                <c:pt idx="393">
                  <c:v>1.9649999999999999</c:v>
                </c:pt>
                <c:pt idx="394">
                  <c:v>1.9699999999999998</c:v>
                </c:pt>
                <c:pt idx="395">
                  <c:v>1.9749999999999996</c:v>
                </c:pt>
                <c:pt idx="396">
                  <c:v>1.9800000000000004</c:v>
                </c:pt>
                <c:pt idx="397">
                  <c:v>1.9850000000000003</c:v>
                </c:pt>
                <c:pt idx="398">
                  <c:v>1.9900000000000002</c:v>
                </c:pt>
                <c:pt idx="399">
                  <c:v>1.9950000000000001</c:v>
                </c:pt>
              </c:numCache>
            </c:numRef>
          </c:cat>
          <c:val>
            <c:numRef>
              <c:f>'Sheet 1 - time_vs_LAEL_LVEL_ (1'!$B$2:$B$401</c:f>
              <c:numCache>
                <c:formatCode>0.00000</c:formatCode>
                <c:ptCount val="400"/>
                <c:pt idx="0">
                  <c:v>0</c:v>
                </c:pt>
                <c:pt idx="1">
                  <c:v>0</c:v>
                </c:pt>
                <c:pt idx="2">
                  <c:v>0</c:v>
                </c:pt>
                <c:pt idx="3">
                  <c:v>0</c:v>
                </c:pt>
                <c:pt idx="4">
                  <c:v>0</c:v>
                </c:pt>
                <c:pt idx="5">
                  <c:v>0</c:v>
                </c:pt>
                <c:pt idx="6">
                  <c:v>0</c:v>
                </c:pt>
                <c:pt idx="7">
                  <c:v>0</c:v>
                </c:pt>
                <c:pt idx="8">
                  <c:v>0</c:v>
                </c:pt>
                <c:pt idx="9">
                  <c:v>0</c:v>
                </c:pt>
                <c:pt idx="10">
                  <c:v>0</c:v>
                </c:pt>
                <c:pt idx="11">
                  <c:v>0</c:v>
                </c:pt>
                <c:pt idx="12">
                  <c:v>0</c:v>
                </c:pt>
                <c:pt idx="13">
                  <c:v>0</c:v>
                </c:pt>
                <c:pt idx="14">
                  <c:v>0</c:v>
                </c:pt>
                <c:pt idx="15">
                  <c:v>0</c:v>
                </c:pt>
                <c:pt idx="16">
                  <c:v>0</c:v>
                </c:pt>
                <c:pt idx="17">
                  <c:v>0</c:v>
                </c:pt>
                <c:pt idx="18">
                  <c:v>0</c:v>
                </c:pt>
                <c:pt idx="19">
                  <c:v>0</c:v>
                </c:pt>
                <c:pt idx="20">
                  <c:v>0</c:v>
                </c:pt>
                <c:pt idx="21">
                  <c:v>0</c:v>
                </c:pt>
                <c:pt idx="22">
                  <c:v>0</c:v>
                </c:pt>
                <c:pt idx="23">
                  <c:v>0</c:v>
                </c:pt>
                <c:pt idx="24">
                  <c:v>0</c:v>
                </c:pt>
                <c:pt idx="25">
                  <c:v>0</c:v>
                </c:pt>
                <c:pt idx="26">
                  <c:v>0</c:v>
                </c:pt>
                <c:pt idx="27">
                  <c:v>0</c:v>
                </c:pt>
                <c:pt idx="28">
                  <c:v>0</c:v>
                </c:pt>
                <c:pt idx="29">
                  <c:v>0</c:v>
                </c:pt>
                <c:pt idx="30">
                  <c:v>0</c:v>
                </c:pt>
                <c:pt idx="31">
                  <c:v>0</c:v>
                </c:pt>
                <c:pt idx="32">
                  <c:v>0</c:v>
                </c:pt>
                <c:pt idx="33">
                  <c:v>0</c:v>
                </c:pt>
                <c:pt idx="34">
                  <c:v>0</c:v>
                </c:pt>
                <c:pt idx="35">
                  <c:v>0</c:v>
                </c:pt>
                <c:pt idx="36">
                  <c:v>0</c:v>
                </c:pt>
                <c:pt idx="37">
                  <c:v>0</c:v>
                </c:pt>
                <c:pt idx="38">
                  <c:v>0</c:v>
                </c:pt>
                <c:pt idx="39">
                  <c:v>0</c:v>
                </c:pt>
                <c:pt idx="40">
                  <c:v>0</c:v>
                </c:pt>
                <c:pt idx="41">
                  <c:v>0</c:v>
                </c:pt>
                <c:pt idx="42">
                  <c:v>0</c:v>
                </c:pt>
                <c:pt idx="43">
                  <c:v>0.118046176715109</c:v>
                </c:pt>
                <c:pt idx="44">
                  <c:v>0.41010929382549999</c:v>
                </c:pt>
                <c:pt idx="45">
                  <c:v>0.69207415904719505</c:v>
                </c:pt>
                <c:pt idx="46">
                  <c:v>0.956997861610698</c:v>
                </c:pt>
                <c:pt idx="47">
                  <c:v>1.19835710072754</c:v>
                </c:pt>
                <c:pt idx="48">
                  <c:v>1.41020881090526</c:v>
                </c:pt>
                <c:pt idx="49">
                  <c:v>1.58733649994379</c:v>
                </c:pt>
                <c:pt idx="50">
                  <c:v>1.7253786962858799</c:v>
                </c:pt>
                <c:pt idx="51">
                  <c:v>1.8209363429218299</c:v>
                </c:pt>
                <c:pt idx="52">
                  <c:v>1.87165649345379</c:v>
                </c:pt>
                <c:pt idx="53">
                  <c:v>1.8762902494451501</c:v>
                </c:pt>
                <c:pt idx="54">
                  <c:v>1.83472351244485</c:v>
                </c:pt>
                <c:pt idx="55">
                  <c:v>1.7479797934699099</c:v>
                </c:pt>
                <c:pt idx="56">
                  <c:v>1.6181950107674099</c:v>
                </c:pt>
                <c:pt idx="57">
                  <c:v>1.4485648964184801</c:v>
                </c:pt>
                <c:pt idx="58">
                  <c:v>1.2432663068084699</c:v>
                </c:pt>
                <c:pt idx="59">
                  <c:v>1.00735437456051</c:v>
                </c:pt>
                <c:pt idx="60">
                  <c:v>0.74663803439338805</c:v>
                </c:pt>
                <c:pt idx="61">
                  <c:v>0.46753698786992698</c:v>
                </c:pt>
                <c:pt idx="62">
                  <c:v>0.17692362903880701</c:v>
                </c:pt>
                <c:pt idx="63">
                  <c:v>0</c:v>
                </c:pt>
                <c:pt idx="64">
                  <c:v>0</c:v>
                </c:pt>
                <c:pt idx="65">
                  <c:v>0</c:v>
                </c:pt>
                <c:pt idx="66">
                  <c:v>0</c:v>
                </c:pt>
                <c:pt idx="67">
                  <c:v>0</c:v>
                </c:pt>
                <c:pt idx="68">
                  <c:v>0</c:v>
                </c:pt>
                <c:pt idx="69">
                  <c:v>0</c:v>
                </c:pt>
                <c:pt idx="70">
                  <c:v>0</c:v>
                </c:pt>
                <c:pt idx="71">
                  <c:v>0</c:v>
                </c:pt>
                <c:pt idx="72">
                  <c:v>0</c:v>
                </c:pt>
                <c:pt idx="73">
                  <c:v>0</c:v>
                </c:pt>
                <c:pt idx="74">
                  <c:v>0</c:v>
                </c:pt>
                <c:pt idx="75">
                  <c:v>0</c:v>
                </c:pt>
                <c:pt idx="76">
                  <c:v>0</c:v>
                </c:pt>
                <c:pt idx="77">
                  <c:v>0</c:v>
                </c:pt>
                <c:pt idx="78">
                  <c:v>0</c:v>
                </c:pt>
                <c:pt idx="79">
                  <c:v>0</c:v>
                </c:pt>
                <c:pt idx="80">
                  <c:v>0</c:v>
                </c:pt>
                <c:pt idx="81">
                  <c:v>0</c:v>
                </c:pt>
                <c:pt idx="82">
                  <c:v>0</c:v>
                </c:pt>
                <c:pt idx="83">
                  <c:v>0</c:v>
                </c:pt>
                <c:pt idx="84">
                  <c:v>0</c:v>
                </c:pt>
                <c:pt idx="85">
                  <c:v>0</c:v>
                </c:pt>
                <c:pt idx="86">
                  <c:v>0</c:v>
                </c:pt>
                <c:pt idx="87">
                  <c:v>0</c:v>
                </c:pt>
                <c:pt idx="88">
                  <c:v>0</c:v>
                </c:pt>
                <c:pt idx="89">
                  <c:v>0</c:v>
                </c:pt>
                <c:pt idx="90">
                  <c:v>0</c:v>
                </c:pt>
                <c:pt idx="91">
                  <c:v>0</c:v>
                </c:pt>
                <c:pt idx="92">
                  <c:v>0</c:v>
                </c:pt>
                <c:pt idx="93">
                  <c:v>0</c:v>
                </c:pt>
                <c:pt idx="94">
                  <c:v>0</c:v>
                </c:pt>
                <c:pt idx="95">
                  <c:v>0</c:v>
                </c:pt>
                <c:pt idx="96">
                  <c:v>0</c:v>
                </c:pt>
                <c:pt idx="97">
                  <c:v>0</c:v>
                </c:pt>
                <c:pt idx="98">
                  <c:v>0</c:v>
                </c:pt>
                <c:pt idx="99">
                  <c:v>0</c:v>
                </c:pt>
                <c:pt idx="100">
                  <c:v>0</c:v>
                </c:pt>
                <c:pt idx="101">
                  <c:v>0</c:v>
                </c:pt>
                <c:pt idx="102">
                  <c:v>0</c:v>
                </c:pt>
                <c:pt idx="103">
                  <c:v>0</c:v>
                </c:pt>
                <c:pt idx="104">
                  <c:v>0</c:v>
                </c:pt>
                <c:pt idx="105">
                  <c:v>0</c:v>
                </c:pt>
                <c:pt idx="106">
                  <c:v>0</c:v>
                </c:pt>
                <c:pt idx="107">
                  <c:v>0</c:v>
                </c:pt>
                <c:pt idx="108">
                  <c:v>0</c:v>
                </c:pt>
                <c:pt idx="109">
                  <c:v>0</c:v>
                </c:pt>
                <c:pt idx="110">
                  <c:v>0</c:v>
                </c:pt>
                <c:pt idx="111">
                  <c:v>0</c:v>
                </c:pt>
                <c:pt idx="112">
                  <c:v>0</c:v>
                </c:pt>
                <c:pt idx="113">
                  <c:v>0</c:v>
                </c:pt>
                <c:pt idx="114">
                  <c:v>0</c:v>
                </c:pt>
                <c:pt idx="115">
                  <c:v>0</c:v>
                </c:pt>
                <c:pt idx="116">
                  <c:v>0</c:v>
                </c:pt>
                <c:pt idx="117">
                  <c:v>0</c:v>
                </c:pt>
                <c:pt idx="118">
                  <c:v>0</c:v>
                </c:pt>
                <c:pt idx="119">
                  <c:v>0</c:v>
                </c:pt>
                <c:pt idx="120">
                  <c:v>0</c:v>
                </c:pt>
                <c:pt idx="121">
                  <c:v>0</c:v>
                </c:pt>
                <c:pt idx="122">
                  <c:v>0</c:v>
                </c:pt>
                <c:pt idx="123">
                  <c:v>0</c:v>
                </c:pt>
                <c:pt idx="124">
                  <c:v>0</c:v>
                </c:pt>
                <c:pt idx="125">
                  <c:v>0</c:v>
                </c:pt>
                <c:pt idx="126">
                  <c:v>0</c:v>
                </c:pt>
                <c:pt idx="127">
                  <c:v>0</c:v>
                </c:pt>
                <c:pt idx="128">
                  <c:v>0</c:v>
                </c:pt>
                <c:pt idx="129">
                  <c:v>0</c:v>
                </c:pt>
                <c:pt idx="130">
                  <c:v>0</c:v>
                </c:pt>
                <c:pt idx="131">
                  <c:v>0</c:v>
                </c:pt>
                <c:pt idx="132">
                  <c:v>0</c:v>
                </c:pt>
                <c:pt idx="133">
                  <c:v>0</c:v>
                </c:pt>
                <c:pt idx="134">
                  <c:v>0</c:v>
                </c:pt>
                <c:pt idx="135">
                  <c:v>0</c:v>
                </c:pt>
                <c:pt idx="136">
                  <c:v>0</c:v>
                </c:pt>
                <c:pt idx="137">
                  <c:v>0</c:v>
                </c:pt>
                <c:pt idx="138">
                  <c:v>0</c:v>
                </c:pt>
                <c:pt idx="139">
                  <c:v>0</c:v>
                </c:pt>
                <c:pt idx="140">
                  <c:v>0</c:v>
                </c:pt>
                <c:pt idx="141">
                  <c:v>0</c:v>
                </c:pt>
                <c:pt idx="142">
                  <c:v>0</c:v>
                </c:pt>
                <c:pt idx="143">
                  <c:v>0</c:v>
                </c:pt>
                <c:pt idx="144">
                  <c:v>0</c:v>
                </c:pt>
                <c:pt idx="145">
                  <c:v>0</c:v>
                </c:pt>
                <c:pt idx="146">
                  <c:v>0.29409679427563401</c:v>
                </c:pt>
                <c:pt idx="147">
                  <c:v>0.58095194942490103</c:v>
                </c:pt>
                <c:pt idx="148">
                  <c:v>0.85350213951034803</c:v>
                </c:pt>
                <c:pt idx="149">
                  <c:v>1.1050362743098501</c:v>
                </c:pt>
                <c:pt idx="150">
                  <c:v>1.32936074863071</c:v>
                </c:pt>
                <c:pt idx="151">
                  <c:v>1.5209519494249</c:v>
                </c:pt>
                <c:pt idx="152">
                  <c:v>1.67509226547413</c:v>
                </c:pt>
                <c:pt idx="153">
                  <c:v>1.78798625063489</c:v>
                </c:pt>
                <c:pt idx="154">
                  <c:v>1.85685408031886</c:v>
                </c:pt>
                <c:pt idx="155">
                  <c:v>1.88</c:v>
                </c:pt>
                <c:pt idx="156">
                  <c:v>1.85685408031886</c:v>
                </c:pt>
                <c:pt idx="157">
                  <c:v>1.78798625063489</c:v>
                </c:pt>
                <c:pt idx="158">
                  <c:v>1.67509226547413</c:v>
                </c:pt>
                <c:pt idx="159">
                  <c:v>1.5209519494249</c:v>
                </c:pt>
                <c:pt idx="160">
                  <c:v>1.32936074863071</c:v>
                </c:pt>
                <c:pt idx="161">
                  <c:v>1.1050362743098501</c:v>
                </c:pt>
                <c:pt idx="162">
                  <c:v>0.85350213951034803</c:v>
                </c:pt>
                <c:pt idx="163">
                  <c:v>0.58095194942490103</c:v>
                </c:pt>
                <c:pt idx="164">
                  <c:v>0.29409679427563401</c:v>
                </c:pt>
                <c:pt idx="165">
                  <c:v>0</c:v>
                </c:pt>
                <c:pt idx="166">
                  <c:v>0</c:v>
                </c:pt>
                <c:pt idx="167">
                  <c:v>0</c:v>
                </c:pt>
                <c:pt idx="168">
                  <c:v>0</c:v>
                </c:pt>
                <c:pt idx="169">
                  <c:v>0</c:v>
                </c:pt>
                <c:pt idx="170">
                  <c:v>0</c:v>
                </c:pt>
                <c:pt idx="171">
                  <c:v>0</c:v>
                </c:pt>
                <c:pt idx="172">
                  <c:v>0</c:v>
                </c:pt>
                <c:pt idx="173">
                  <c:v>0</c:v>
                </c:pt>
                <c:pt idx="174">
                  <c:v>0</c:v>
                </c:pt>
                <c:pt idx="175">
                  <c:v>0</c:v>
                </c:pt>
                <c:pt idx="176">
                  <c:v>0</c:v>
                </c:pt>
                <c:pt idx="177">
                  <c:v>0</c:v>
                </c:pt>
                <c:pt idx="178">
                  <c:v>0</c:v>
                </c:pt>
                <c:pt idx="179">
                  <c:v>0</c:v>
                </c:pt>
                <c:pt idx="180">
                  <c:v>0</c:v>
                </c:pt>
                <c:pt idx="181">
                  <c:v>0</c:v>
                </c:pt>
                <c:pt idx="182">
                  <c:v>0</c:v>
                </c:pt>
                <c:pt idx="183">
                  <c:v>0</c:v>
                </c:pt>
                <c:pt idx="184">
                  <c:v>0</c:v>
                </c:pt>
                <c:pt idx="185">
                  <c:v>0</c:v>
                </c:pt>
                <c:pt idx="186">
                  <c:v>0</c:v>
                </c:pt>
                <c:pt idx="187">
                  <c:v>0</c:v>
                </c:pt>
                <c:pt idx="188">
                  <c:v>0</c:v>
                </c:pt>
                <c:pt idx="189">
                  <c:v>0</c:v>
                </c:pt>
                <c:pt idx="190">
                  <c:v>0</c:v>
                </c:pt>
                <c:pt idx="191">
                  <c:v>0</c:v>
                </c:pt>
                <c:pt idx="192">
                  <c:v>0</c:v>
                </c:pt>
                <c:pt idx="193">
                  <c:v>0</c:v>
                </c:pt>
                <c:pt idx="194">
                  <c:v>0</c:v>
                </c:pt>
                <c:pt idx="195">
                  <c:v>0</c:v>
                </c:pt>
                <c:pt idx="196">
                  <c:v>0</c:v>
                </c:pt>
                <c:pt idx="197">
                  <c:v>0</c:v>
                </c:pt>
                <c:pt idx="198">
                  <c:v>0</c:v>
                </c:pt>
                <c:pt idx="199">
                  <c:v>0</c:v>
                </c:pt>
                <c:pt idx="200">
                  <c:v>0</c:v>
                </c:pt>
                <c:pt idx="201">
                  <c:v>0</c:v>
                </c:pt>
                <c:pt idx="202">
                  <c:v>0</c:v>
                </c:pt>
                <c:pt idx="203">
                  <c:v>0</c:v>
                </c:pt>
                <c:pt idx="204">
                  <c:v>0</c:v>
                </c:pt>
                <c:pt idx="205">
                  <c:v>0</c:v>
                </c:pt>
                <c:pt idx="206">
                  <c:v>0</c:v>
                </c:pt>
                <c:pt idx="207">
                  <c:v>0</c:v>
                </c:pt>
                <c:pt idx="208">
                  <c:v>0</c:v>
                </c:pt>
                <c:pt idx="209">
                  <c:v>0</c:v>
                </c:pt>
                <c:pt idx="210">
                  <c:v>0</c:v>
                </c:pt>
                <c:pt idx="211">
                  <c:v>0</c:v>
                </c:pt>
                <c:pt idx="212">
                  <c:v>0</c:v>
                </c:pt>
                <c:pt idx="213">
                  <c:v>0</c:v>
                </c:pt>
                <c:pt idx="214">
                  <c:v>0</c:v>
                </c:pt>
                <c:pt idx="215">
                  <c:v>0</c:v>
                </c:pt>
                <c:pt idx="216">
                  <c:v>0</c:v>
                </c:pt>
                <c:pt idx="217">
                  <c:v>0</c:v>
                </c:pt>
                <c:pt idx="218">
                  <c:v>0</c:v>
                </c:pt>
                <c:pt idx="219">
                  <c:v>0</c:v>
                </c:pt>
                <c:pt idx="220">
                  <c:v>0</c:v>
                </c:pt>
                <c:pt idx="221">
                  <c:v>0</c:v>
                </c:pt>
                <c:pt idx="222">
                  <c:v>0</c:v>
                </c:pt>
                <c:pt idx="223">
                  <c:v>0</c:v>
                </c:pt>
                <c:pt idx="224">
                  <c:v>0</c:v>
                </c:pt>
                <c:pt idx="225">
                  <c:v>0</c:v>
                </c:pt>
                <c:pt idx="226">
                  <c:v>0</c:v>
                </c:pt>
                <c:pt idx="227">
                  <c:v>0</c:v>
                </c:pt>
                <c:pt idx="228">
                  <c:v>0</c:v>
                </c:pt>
                <c:pt idx="229">
                  <c:v>0</c:v>
                </c:pt>
                <c:pt idx="230">
                  <c:v>0</c:v>
                </c:pt>
                <c:pt idx="231">
                  <c:v>0</c:v>
                </c:pt>
                <c:pt idx="232">
                  <c:v>0</c:v>
                </c:pt>
                <c:pt idx="233">
                  <c:v>0</c:v>
                </c:pt>
                <c:pt idx="234">
                  <c:v>0</c:v>
                </c:pt>
                <c:pt idx="235">
                  <c:v>0</c:v>
                </c:pt>
                <c:pt idx="236">
                  <c:v>0</c:v>
                </c:pt>
                <c:pt idx="237">
                  <c:v>0</c:v>
                </c:pt>
                <c:pt idx="238">
                  <c:v>0</c:v>
                </c:pt>
                <c:pt idx="239">
                  <c:v>0</c:v>
                </c:pt>
                <c:pt idx="240">
                  <c:v>0</c:v>
                </c:pt>
                <c:pt idx="241">
                  <c:v>0</c:v>
                </c:pt>
                <c:pt idx="242">
                  <c:v>0</c:v>
                </c:pt>
                <c:pt idx="243">
                  <c:v>0</c:v>
                </c:pt>
                <c:pt idx="244">
                  <c:v>0</c:v>
                </c:pt>
                <c:pt idx="245">
                  <c:v>0</c:v>
                </c:pt>
                <c:pt idx="246">
                  <c:v>0</c:v>
                </c:pt>
                <c:pt idx="247">
                  <c:v>0</c:v>
                </c:pt>
                <c:pt idx="248">
                  <c:v>5.9052227066881201E-2</c:v>
                </c:pt>
                <c:pt idx="249">
                  <c:v>0.35227687142116199</c:v>
                </c:pt>
                <c:pt idx="250">
                  <c:v>0.63682729006114802</c:v>
                </c:pt>
                <c:pt idx="251">
                  <c:v>0.90569690731122499</c:v>
                </c:pt>
                <c:pt idx="252">
                  <c:v>1.1522652608676001</c:v>
                </c:pt>
                <c:pt idx="253">
                  <c:v>1.37046101955225</c:v>
                </c:pt>
                <c:pt idx="254">
                  <c:v>1.55491147963618</c:v>
                </c:pt>
                <c:pt idx="255">
                  <c:v>1.70107485863612</c:v>
                </c:pt>
                <c:pt idx="256">
                  <c:v>1.80535212907265</c:v>
                </c:pt>
                <c:pt idx="257">
                  <c:v>1.8651756384712199</c:v>
                </c:pt>
                <c:pt idx="258">
                  <c:v>1.8790723334875801</c:v>
                </c:pt>
                <c:pt idx="259">
                  <c:v>1.84670003136993</c:v>
                </c:pt>
                <c:pt idx="260">
                  <c:v>1.76885584563394</c:v>
                </c:pt>
                <c:pt idx="261">
                  <c:v>1.6474565584824601</c:v>
                </c:pt>
                <c:pt idx="262">
                  <c:v>1.4854914232662999</c:v>
                </c:pt>
                <c:pt idx="263">
                  <c:v>1.28694855914593</c:v>
                </c:pt>
                <c:pt idx="264">
                  <c:v>1.0567167503620101</c:v>
                </c:pt>
                <c:pt idx="265">
                  <c:v>0.80046506814233698</c:v>
                </c:pt>
                <c:pt idx="266">
                  <c:v>0.52450327935375096</c:v>
                </c:pt>
                <c:pt idx="267">
                  <c:v>0.23562647910089299</c:v>
                </c:pt>
                <c:pt idx="268">
                  <c:v>0</c:v>
                </c:pt>
                <c:pt idx="269">
                  <c:v>0</c:v>
                </c:pt>
                <c:pt idx="270">
                  <c:v>0</c:v>
                </c:pt>
                <c:pt idx="271">
                  <c:v>0</c:v>
                </c:pt>
                <c:pt idx="272">
                  <c:v>0</c:v>
                </c:pt>
                <c:pt idx="273">
                  <c:v>0</c:v>
                </c:pt>
                <c:pt idx="274">
                  <c:v>0</c:v>
                </c:pt>
                <c:pt idx="275">
                  <c:v>0</c:v>
                </c:pt>
                <c:pt idx="276">
                  <c:v>0</c:v>
                </c:pt>
                <c:pt idx="277">
                  <c:v>0</c:v>
                </c:pt>
                <c:pt idx="278">
                  <c:v>0</c:v>
                </c:pt>
                <c:pt idx="279">
                  <c:v>0</c:v>
                </c:pt>
                <c:pt idx="280">
                  <c:v>0</c:v>
                </c:pt>
                <c:pt idx="281">
                  <c:v>0</c:v>
                </c:pt>
                <c:pt idx="282">
                  <c:v>0</c:v>
                </c:pt>
                <c:pt idx="283">
                  <c:v>0</c:v>
                </c:pt>
                <c:pt idx="284">
                  <c:v>0</c:v>
                </c:pt>
                <c:pt idx="285">
                  <c:v>0</c:v>
                </c:pt>
                <c:pt idx="286">
                  <c:v>0</c:v>
                </c:pt>
                <c:pt idx="287">
                  <c:v>0</c:v>
                </c:pt>
                <c:pt idx="288">
                  <c:v>0</c:v>
                </c:pt>
                <c:pt idx="289">
                  <c:v>0</c:v>
                </c:pt>
                <c:pt idx="290">
                  <c:v>0</c:v>
                </c:pt>
                <c:pt idx="291">
                  <c:v>0</c:v>
                </c:pt>
                <c:pt idx="292">
                  <c:v>0</c:v>
                </c:pt>
                <c:pt idx="293">
                  <c:v>0</c:v>
                </c:pt>
                <c:pt idx="294">
                  <c:v>0</c:v>
                </c:pt>
                <c:pt idx="295">
                  <c:v>0</c:v>
                </c:pt>
                <c:pt idx="296">
                  <c:v>0</c:v>
                </c:pt>
                <c:pt idx="297">
                  <c:v>0</c:v>
                </c:pt>
                <c:pt idx="298">
                  <c:v>0</c:v>
                </c:pt>
                <c:pt idx="299">
                  <c:v>0</c:v>
                </c:pt>
                <c:pt idx="300">
                  <c:v>0</c:v>
                </c:pt>
                <c:pt idx="301">
                  <c:v>0</c:v>
                </c:pt>
                <c:pt idx="302">
                  <c:v>0</c:v>
                </c:pt>
                <c:pt idx="303">
                  <c:v>0</c:v>
                </c:pt>
                <c:pt idx="304">
                  <c:v>0</c:v>
                </c:pt>
                <c:pt idx="305">
                  <c:v>0</c:v>
                </c:pt>
                <c:pt idx="306">
                  <c:v>0</c:v>
                </c:pt>
                <c:pt idx="307">
                  <c:v>0</c:v>
                </c:pt>
                <c:pt idx="308">
                  <c:v>0</c:v>
                </c:pt>
                <c:pt idx="309">
                  <c:v>0</c:v>
                </c:pt>
                <c:pt idx="310">
                  <c:v>0</c:v>
                </c:pt>
                <c:pt idx="311">
                  <c:v>0</c:v>
                </c:pt>
                <c:pt idx="312">
                  <c:v>0</c:v>
                </c:pt>
                <c:pt idx="313">
                  <c:v>0</c:v>
                </c:pt>
                <c:pt idx="314">
                  <c:v>0</c:v>
                </c:pt>
                <c:pt idx="315">
                  <c:v>0</c:v>
                </c:pt>
                <c:pt idx="316">
                  <c:v>0</c:v>
                </c:pt>
                <c:pt idx="317">
                  <c:v>0</c:v>
                </c:pt>
                <c:pt idx="318">
                  <c:v>0</c:v>
                </c:pt>
                <c:pt idx="319">
                  <c:v>0</c:v>
                </c:pt>
                <c:pt idx="320">
                  <c:v>0</c:v>
                </c:pt>
                <c:pt idx="321">
                  <c:v>0</c:v>
                </c:pt>
                <c:pt idx="322">
                  <c:v>0</c:v>
                </c:pt>
                <c:pt idx="323">
                  <c:v>0</c:v>
                </c:pt>
                <c:pt idx="324">
                  <c:v>0</c:v>
                </c:pt>
                <c:pt idx="325">
                  <c:v>0</c:v>
                </c:pt>
                <c:pt idx="326">
                  <c:v>0</c:v>
                </c:pt>
                <c:pt idx="327">
                  <c:v>0</c:v>
                </c:pt>
                <c:pt idx="328">
                  <c:v>0</c:v>
                </c:pt>
                <c:pt idx="329">
                  <c:v>0</c:v>
                </c:pt>
                <c:pt idx="330">
                  <c:v>0</c:v>
                </c:pt>
                <c:pt idx="331">
                  <c:v>0</c:v>
                </c:pt>
                <c:pt idx="332">
                  <c:v>0</c:v>
                </c:pt>
                <c:pt idx="333">
                  <c:v>0</c:v>
                </c:pt>
                <c:pt idx="334">
                  <c:v>0</c:v>
                </c:pt>
                <c:pt idx="335">
                  <c:v>0</c:v>
                </c:pt>
                <c:pt idx="336">
                  <c:v>0</c:v>
                </c:pt>
                <c:pt idx="337">
                  <c:v>0</c:v>
                </c:pt>
                <c:pt idx="338">
                  <c:v>0</c:v>
                </c:pt>
                <c:pt idx="339">
                  <c:v>0</c:v>
                </c:pt>
                <c:pt idx="340">
                  <c:v>0</c:v>
                </c:pt>
                <c:pt idx="341">
                  <c:v>0</c:v>
                </c:pt>
                <c:pt idx="342">
                  <c:v>0</c:v>
                </c:pt>
                <c:pt idx="343">
                  <c:v>0</c:v>
                </c:pt>
                <c:pt idx="344">
                  <c:v>0</c:v>
                </c:pt>
                <c:pt idx="345">
                  <c:v>0</c:v>
                </c:pt>
                <c:pt idx="346">
                  <c:v>0</c:v>
                </c:pt>
                <c:pt idx="347">
                  <c:v>0</c:v>
                </c:pt>
                <c:pt idx="348">
                  <c:v>0</c:v>
                </c:pt>
                <c:pt idx="349">
                  <c:v>0</c:v>
                </c:pt>
                <c:pt idx="350">
                  <c:v>0</c:v>
                </c:pt>
                <c:pt idx="351">
                  <c:v>8.85601273341282E-2</c:v>
                </c:pt>
                <c:pt idx="352">
                  <c:v>0.38124011527024398</c:v>
                </c:pt>
                <c:pt idx="353">
                  <c:v>0.66453270630500405</c:v>
                </c:pt>
                <c:pt idx="354">
                  <c:v>0.93146229665292601</c:v>
                </c:pt>
                <c:pt idx="355">
                  <c:v>1.1754561939111301</c:v>
                </c:pt>
                <c:pt idx="356">
                  <c:v>1.3905064585597899</c:v>
                </c:pt>
                <c:pt idx="357">
                  <c:v>1.5713178393723499</c:v>
                </c:pt>
                <c:pt idx="358">
                  <c:v>1.71343816007464</c:v>
                </c:pt>
                <c:pt idx="359">
                  <c:v>1.81336794670066</c:v>
                </c:pt>
                <c:pt idx="360">
                  <c:v>1.8686465962557399</c:v>
                </c:pt>
                <c:pt idx="361">
                  <c:v>1.8779129649285</c:v>
                </c:pt>
                <c:pt idx="362">
                  <c:v>1.84093888396892</c:v>
                </c:pt>
                <c:pt idx="363">
                  <c:v>1.7586347779601501</c:v>
                </c:pt>
                <c:pt idx="364">
                  <c:v>1.6330272471438001</c:v>
                </c:pt>
                <c:pt idx="365">
                  <c:v>1.46720916579606</c:v>
                </c:pt>
                <c:pt idx="366">
                  <c:v>1.2652635253983699</c:v>
                </c:pt>
                <c:pt idx="367">
                  <c:v>1.0321628978364901</c:v>
                </c:pt>
                <c:pt idx="368">
                  <c:v>0.77364699417760396</c:v>
                </c:pt>
                <c:pt idx="369">
                  <c:v>0.496081333934901</c:v>
                </c:pt>
                <c:pt idx="370">
                  <c:v>0.20630050485116599</c:v>
                </c:pt>
                <c:pt idx="371">
                  <c:v>0</c:v>
                </c:pt>
                <c:pt idx="372">
                  <c:v>0</c:v>
                </c:pt>
                <c:pt idx="373">
                  <c:v>0</c:v>
                </c:pt>
                <c:pt idx="374">
                  <c:v>0</c:v>
                </c:pt>
                <c:pt idx="375">
                  <c:v>0</c:v>
                </c:pt>
                <c:pt idx="376">
                  <c:v>0</c:v>
                </c:pt>
                <c:pt idx="377">
                  <c:v>0</c:v>
                </c:pt>
                <c:pt idx="378">
                  <c:v>0</c:v>
                </c:pt>
                <c:pt idx="379">
                  <c:v>0</c:v>
                </c:pt>
                <c:pt idx="380">
                  <c:v>0</c:v>
                </c:pt>
                <c:pt idx="381">
                  <c:v>0</c:v>
                </c:pt>
                <c:pt idx="382">
                  <c:v>0</c:v>
                </c:pt>
                <c:pt idx="383">
                  <c:v>0</c:v>
                </c:pt>
                <c:pt idx="384">
                  <c:v>0</c:v>
                </c:pt>
                <c:pt idx="385">
                  <c:v>0</c:v>
                </c:pt>
                <c:pt idx="386">
                  <c:v>0</c:v>
                </c:pt>
                <c:pt idx="387">
                  <c:v>0</c:v>
                </c:pt>
                <c:pt idx="388">
                  <c:v>0</c:v>
                </c:pt>
                <c:pt idx="389">
                  <c:v>0</c:v>
                </c:pt>
                <c:pt idx="390">
                  <c:v>0</c:v>
                </c:pt>
                <c:pt idx="391">
                  <c:v>0</c:v>
                </c:pt>
                <c:pt idx="392">
                  <c:v>0</c:v>
                </c:pt>
                <c:pt idx="393">
                  <c:v>0</c:v>
                </c:pt>
                <c:pt idx="394">
                  <c:v>0</c:v>
                </c:pt>
                <c:pt idx="395">
                  <c:v>0</c:v>
                </c:pt>
                <c:pt idx="396">
                  <c:v>0</c:v>
                </c:pt>
                <c:pt idx="397">
                  <c:v>0</c:v>
                </c:pt>
                <c:pt idx="398">
                  <c:v>0</c:v>
                </c:pt>
                <c:pt idx="399">
                  <c:v>0</c:v>
                </c:pt>
              </c:numCache>
            </c:numRef>
          </c:val>
          <c:smooth val="1"/>
          <c:extLst>
            <c:ext xmlns:c16="http://schemas.microsoft.com/office/drawing/2014/chart" uri="{C3380CC4-5D6E-409C-BE32-E72D297353CC}">
              <c16:uniqueId val="{00000001-9DA6-E34D-9F5B-AE7A4AB721A6}"/>
            </c:ext>
          </c:extLst>
        </c:ser>
        <c:dLbls>
          <c:showLegendKey val="0"/>
          <c:showVal val="0"/>
          <c:showCatName val="0"/>
          <c:showSerName val="0"/>
          <c:showPercent val="0"/>
          <c:showBubbleSize val="0"/>
        </c:dLbls>
        <c:smooth val="0"/>
        <c:axId val="321161487"/>
        <c:axId val="903142032"/>
        <c:extLst>
          <c:ext xmlns:c15="http://schemas.microsoft.com/office/drawing/2012/chart" uri="{02D57815-91ED-43cb-92C2-25804820EDAC}">
            <c15:filteredLineSeries>
              <c15:ser>
                <c:idx val="3"/>
                <c:order val="2"/>
                <c:tx>
                  <c:strRef>
                    <c:extLst>
                      <c:ext uri="{02D57815-91ED-43cb-92C2-25804820EDAC}">
                        <c15:formulaRef>
                          <c15:sqref>'Sheet 1 - time_vs_LAEL_LVEL_ (1'!$B$1</c15:sqref>
                        </c15:formulaRef>
                      </c:ext>
                    </c:extLst>
                    <c:strCache>
                      <c:ptCount val="1"/>
                      <c:pt idx="0">
                        <c:v>atrium</c:v>
                      </c:pt>
                    </c:strCache>
                  </c:strRef>
                </c:tx>
                <c:spPr>
                  <a:ln w="28575" cap="rnd">
                    <a:solidFill>
                      <a:schemeClr val="accent1"/>
                    </a:solidFill>
                    <a:round/>
                  </a:ln>
                  <a:effectLst/>
                </c:spPr>
                <c:marker>
                  <c:symbol val="none"/>
                </c:marker>
                <c:cat>
                  <c:numRef>
                    <c:extLst>
                      <c:ext uri="{02D57815-91ED-43cb-92C2-25804820EDAC}">
                        <c15:formulaRef>
                          <c15:sqref>'Sheet 1 - time_vs_LAEL_LVEL_ (1'!$A$2:$A$401</c15:sqref>
                        </c15:formulaRef>
                      </c:ext>
                    </c:extLst>
                    <c:numCache>
                      <c:formatCode>0.000</c:formatCode>
                      <c:ptCount val="400"/>
                      <c:pt idx="0">
                        <c:v>0</c:v>
                      </c:pt>
                      <c:pt idx="1">
                        <c:v>4.9999999999998934E-3</c:v>
                      </c:pt>
                      <c:pt idx="2">
                        <c:v>9.9999999999997868E-3</c:v>
                      </c:pt>
                      <c:pt idx="3">
                        <c:v>1.499999999999968E-2</c:v>
                      </c:pt>
                      <c:pt idx="4">
                        <c:v>1.9999999999999574E-2</c:v>
                      </c:pt>
                      <c:pt idx="5">
                        <c:v>2.5000000000000355E-2</c:v>
                      </c:pt>
                      <c:pt idx="6">
                        <c:v>3.0000000000000249E-2</c:v>
                      </c:pt>
                      <c:pt idx="7">
                        <c:v>3.5000000000000142E-2</c:v>
                      </c:pt>
                      <c:pt idx="8">
                        <c:v>4.0000000000000036E-2</c:v>
                      </c:pt>
                      <c:pt idx="9">
                        <c:v>4.4999999999999929E-2</c:v>
                      </c:pt>
                      <c:pt idx="10">
                        <c:v>4.9999999999999822E-2</c:v>
                      </c:pt>
                      <c:pt idx="11">
                        <c:v>5.4999999999999716E-2</c:v>
                      </c:pt>
                      <c:pt idx="12">
                        <c:v>5.9999999999999609E-2</c:v>
                      </c:pt>
                      <c:pt idx="13">
                        <c:v>6.5000000000000391E-2</c:v>
                      </c:pt>
                      <c:pt idx="14">
                        <c:v>7.0000000000000284E-2</c:v>
                      </c:pt>
                      <c:pt idx="15">
                        <c:v>7.5000000000000178E-2</c:v>
                      </c:pt>
                      <c:pt idx="16">
                        <c:v>8.0000000000000071E-2</c:v>
                      </c:pt>
                      <c:pt idx="17">
                        <c:v>8.4999999999999964E-2</c:v>
                      </c:pt>
                      <c:pt idx="18">
                        <c:v>8.9999999999999858E-2</c:v>
                      </c:pt>
                      <c:pt idx="19">
                        <c:v>9.4999999999999751E-2</c:v>
                      </c:pt>
                      <c:pt idx="20">
                        <c:v>9.9999999999999645E-2</c:v>
                      </c:pt>
                      <c:pt idx="21">
                        <c:v>0.10500000000000043</c:v>
                      </c:pt>
                      <c:pt idx="22">
                        <c:v>0.11000000000000032</c:v>
                      </c:pt>
                      <c:pt idx="23">
                        <c:v>0.11500000000000021</c:v>
                      </c:pt>
                      <c:pt idx="24">
                        <c:v>0.12000000000000011</c:v>
                      </c:pt>
                      <c:pt idx="25">
                        <c:v>0.125</c:v>
                      </c:pt>
                      <c:pt idx="26">
                        <c:v>0.12999999999999989</c:v>
                      </c:pt>
                      <c:pt idx="27">
                        <c:v>0.13499999999999979</c:v>
                      </c:pt>
                      <c:pt idx="28">
                        <c:v>0.13999999999999968</c:v>
                      </c:pt>
                      <c:pt idx="29">
                        <c:v>0.14499999999999957</c:v>
                      </c:pt>
                      <c:pt idx="30">
                        <c:v>0.15000000000000036</c:v>
                      </c:pt>
                      <c:pt idx="31">
                        <c:v>0.15500000000000025</c:v>
                      </c:pt>
                      <c:pt idx="32">
                        <c:v>0.16000000000000014</c:v>
                      </c:pt>
                      <c:pt idx="33">
                        <c:v>0.16500000000000004</c:v>
                      </c:pt>
                      <c:pt idx="34">
                        <c:v>0.16999999999999993</c:v>
                      </c:pt>
                      <c:pt idx="35">
                        <c:v>0.17499999999999982</c:v>
                      </c:pt>
                      <c:pt idx="36">
                        <c:v>0.17999999999999972</c:v>
                      </c:pt>
                      <c:pt idx="37">
                        <c:v>0.18499999999999961</c:v>
                      </c:pt>
                      <c:pt idx="38">
                        <c:v>0.19000000000000039</c:v>
                      </c:pt>
                      <c:pt idx="39">
                        <c:v>0.19500000000000028</c:v>
                      </c:pt>
                      <c:pt idx="40">
                        <c:v>0.20000000000000018</c:v>
                      </c:pt>
                      <c:pt idx="41">
                        <c:v>0.20500000000000007</c:v>
                      </c:pt>
                      <c:pt idx="42">
                        <c:v>0.20999999999999996</c:v>
                      </c:pt>
                      <c:pt idx="43">
                        <c:v>0.21499999999999986</c:v>
                      </c:pt>
                      <c:pt idx="44">
                        <c:v>0.21999999999999975</c:v>
                      </c:pt>
                      <c:pt idx="45">
                        <c:v>0.22499999999999964</c:v>
                      </c:pt>
                      <c:pt idx="46">
                        <c:v>0.23000000000000043</c:v>
                      </c:pt>
                      <c:pt idx="47">
                        <c:v>0.23500000000000032</c:v>
                      </c:pt>
                      <c:pt idx="48">
                        <c:v>0.24000000000000021</c:v>
                      </c:pt>
                      <c:pt idx="49">
                        <c:v>0.24500000000000011</c:v>
                      </c:pt>
                      <c:pt idx="50">
                        <c:v>0.25</c:v>
                      </c:pt>
                      <c:pt idx="51">
                        <c:v>0.25499999999999989</c:v>
                      </c:pt>
                      <c:pt idx="52">
                        <c:v>0.25999999999999979</c:v>
                      </c:pt>
                      <c:pt idx="53">
                        <c:v>0.26499999999999968</c:v>
                      </c:pt>
                      <c:pt idx="54">
                        <c:v>0.26999999999999957</c:v>
                      </c:pt>
                      <c:pt idx="55">
                        <c:v>0.27500000000000036</c:v>
                      </c:pt>
                      <c:pt idx="56">
                        <c:v>0.28000000000000025</c:v>
                      </c:pt>
                      <c:pt idx="57">
                        <c:v>0.28500000000000014</c:v>
                      </c:pt>
                      <c:pt idx="58">
                        <c:v>0.29000000000000004</c:v>
                      </c:pt>
                      <c:pt idx="59">
                        <c:v>0.29499999999999993</c:v>
                      </c:pt>
                      <c:pt idx="60">
                        <c:v>0.29999999999999982</c:v>
                      </c:pt>
                      <c:pt idx="61">
                        <c:v>0.30499999999999972</c:v>
                      </c:pt>
                      <c:pt idx="62">
                        <c:v>0.30999999999999961</c:v>
                      </c:pt>
                      <c:pt idx="63">
                        <c:v>0.31500000000000039</c:v>
                      </c:pt>
                      <c:pt idx="64">
                        <c:v>0.32000000000000028</c:v>
                      </c:pt>
                      <c:pt idx="65">
                        <c:v>0.32500000000000018</c:v>
                      </c:pt>
                      <c:pt idx="66">
                        <c:v>0.33000000000000007</c:v>
                      </c:pt>
                      <c:pt idx="67">
                        <c:v>0.33499999999999996</c:v>
                      </c:pt>
                      <c:pt idx="68">
                        <c:v>0.33999999999999986</c:v>
                      </c:pt>
                      <c:pt idx="69">
                        <c:v>0.34499999999999975</c:v>
                      </c:pt>
                      <c:pt idx="70">
                        <c:v>0.34999999999999964</c:v>
                      </c:pt>
                      <c:pt idx="71">
                        <c:v>0.35500000000000043</c:v>
                      </c:pt>
                      <c:pt idx="72">
                        <c:v>0.36000000000000032</c:v>
                      </c:pt>
                      <c:pt idx="73">
                        <c:v>0.36500000000000021</c:v>
                      </c:pt>
                      <c:pt idx="74">
                        <c:v>0.37000000000000011</c:v>
                      </c:pt>
                      <c:pt idx="75">
                        <c:v>0.375</c:v>
                      </c:pt>
                      <c:pt idx="76">
                        <c:v>0.37999999999999989</c:v>
                      </c:pt>
                      <c:pt idx="77">
                        <c:v>0.38499999999999979</c:v>
                      </c:pt>
                      <c:pt idx="78">
                        <c:v>0.38999999999999968</c:v>
                      </c:pt>
                      <c:pt idx="79">
                        <c:v>0.39499999999999957</c:v>
                      </c:pt>
                      <c:pt idx="80">
                        <c:v>0.40000000000000036</c:v>
                      </c:pt>
                      <c:pt idx="81">
                        <c:v>0.40500000000000025</c:v>
                      </c:pt>
                      <c:pt idx="82">
                        <c:v>0.41000000000000014</c:v>
                      </c:pt>
                      <c:pt idx="83">
                        <c:v>0.41500000000000004</c:v>
                      </c:pt>
                      <c:pt idx="84">
                        <c:v>0.41999999999999993</c:v>
                      </c:pt>
                      <c:pt idx="85">
                        <c:v>0.42499999999999982</c:v>
                      </c:pt>
                      <c:pt idx="86">
                        <c:v>0.42999999999999972</c:v>
                      </c:pt>
                      <c:pt idx="87">
                        <c:v>0.43499999999999961</c:v>
                      </c:pt>
                      <c:pt idx="88">
                        <c:v>0.44000000000000039</c:v>
                      </c:pt>
                      <c:pt idx="89">
                        <c:v>0.44500000000000028</c:v>
                      </c:pt>
                      <c:pt idx="90">
                        <c:v>0.45000000000000018</c:v>
                      </c:pt>
                      <c:pt idx="91">
                        <c:v>0.45500000000000007</c:v>
                      </c:pt>
                      <c:pt idx="92">
                        <c:v>0.45999999999999996</c:v>
                      </c:pt>
                      <c:pt idx="93">
                        <c:v>0.46499999999999986</c:v>
                      </c:pt>
                      <c:pt idx="94">
                        <c:v>0.46999999999999975</c:v>
                      </c:pt>
                      <c:pt idx="95">
                        <c:v>0.47499999999999964</c:v>
                      </c:pt>
                      <c:pt idx="96">
                        <c:v>0.48000000000000043</c:v>
                      </c:pt>
                      <c:pt idx="97">
                        <c:v>0.48500000000000032</c:v>
                      </c:pt>
                      <c:pt idx="98">
                        <c:v>0.49000000000000021</c:v>
                      </c:pt>
                      <c:pt idx="99">
                        <c:v>0.49500000000000011</c:v>
                      </c:pt>
                      <c:pt idx="100">
                        <c:v>0.5</c:v>
                      </c:pt>
                      <c:pt idx="101">
                        <c:v>0.50499999999999989</c:v>
                      </c:pt>
                      <c:pt idx="102">
                        <c:v>0.50999999999999979</c:v>
                      </c:pt>
                      <c:pt idx="103">
                        <c:v>0.51499999999999968</c:v>
                      </c:pt>
                      <c:pt idx="104">
                        <c:v>0.51999999999999957</c:v>
                      </c:pt>
                      <c:pt idx="105">
                        <c:v>0.52500000000000036</c:v>
                      </c:pt>
                      <c:pt idx="106">
                        <c:v>0.53000000000000025</c:v>
                      </c:pt>
                      <c:pt idx="107">
                        <c:v>0.53500000000000014</c:v>
                      </c:pt>
                      <c:pt idx="108">
                        <c:v>0.54</c:v>
                      </c:pt>
                      <c:pt idx="109">
                        <c:v>0.54499999999999993</c:v>
                      </c:pt>
                      <c:pt idx="110">
                        <c:v>0.54999999999999982</c:v>
                      </c:pt>
                      <c:pt idx="111">
                        <c:v>0.55499999999999972</c:v>
                      </c:pt>
                      <c:pt idx="112">
                        <c:v>0.55999999999999961</c:v>
                      </c:pt>
                      <c:pt idx="113">
                        <c:v>0.56500000000000039</c:v>
                      </c:pt>
                      <c:pt idx="114">
                        <c:v>0.57000000000000028</c:v>
                      </c:pt>
                      <c:pt idx="115">
                        <c:v>0.57500000000000018</c:v>
                      </c:pt>
                      <c:pt idx="116">
                        <c:v>0.58000000000000007</c:v>
                      </c:pt>
                      <c:pt idx="117">
                        <c:v>0.58499999999999996</c:v>
                      </c:pt>
                      <c:pt idx="118">
                        <c:v>0.58999999999999986</c:v>
                      </c:pt>
                      <c:pt idx="119">
                        <c:v>0.59499999999999975</c:v>
                      </c:pt>
                      <c:pt idx="120">
                        <c:v>0.59999999999999964</c:v>
                      </c:pt>
                      <c:pt idx="121">
                        <c:v>0.60500000000000043</c:v>
                      </c:pt>
                      <c:pt idx="122">
                        <c:v>0.61000000000000032</c:v>
                      </c:pt>
                      <c:pt idx="123">
                        <c:v>0.61500000000000021</c:v>
                      </c:pt>
                      <c:pt idx="124">
                        <c:v>0.62000000000000011</c:v>
                      </c:pt>
                      <c:pt idx="125">
                        <c:v>0.625</c:v>
                      </c:pt>
                      <c:pt idx="126">
                        <c:v>0.62999999999999989</c:v>
                      </c:pt>
                      <c:pt idx="127">
                        <c:v>0.63499999999999979</c:v>
                      </c:pt>
                      <c:pt idx="128">
                        <c:v>0.63999999999999968</c:v>
                      </c:pt>
                      <c:pt idx="129">
                        <c:v>0.64499999999999957</c:v>
                      </c:pt>
                      <c:pt idx="130">
                        <c:v>0.65000000000000036</c:v>
                      </c:pt>
                      <c:pt idx="131">
                        <c:v>0.65500000000000025</c:v>
                      </c:pt>
                      <c:pt idx="132">
                        <c:v>0.66000000000000014</c:v>
                      </c:pt>
                      <c:pt idx="133">
                        <c:v>0.66500000000000004</c:v>
                      </c:pt>
                      <c:pt idx="134">
                        <c:v>0.66999999999999993</c:v>
                      </c:pt>
                      <c:pt idx="135">
                        <c:v>0.67499999999999982</c:v>
                      </c:pt>
                      <c:pt idx="136">
                        <c:v>0.67999999999999972</c:v>
                      </c:pt>
                      <c:pt idx="137">
                        <c:v>0.68499999999999961</c:v>
                      </c:pt>
                      <c:pt idx="138">
                        <c:v>0.69000000000000039</c:v>
                      </c:pt>
                      <c:pt idx="139">
                        <c:v>0.69500000000000028</c:v>
                      </c:pt>
                      <c:pt idx="140">
                        <c:v>0.70000000000000018</c:v>
                      </c:pt>
                      <c:pt idx="141">
                        <c:v>0.70500000000000007</c:v>
                      </c:pt>
                      <c:pt idx="142">
                        <c:v>0.71</c:v>
                      </c:pt>
                      <c:pt idx="143">
                        <c:v>0.71499999999999986</c:v>
                      </c:pt>
                      <c:pt idx="144">
                        <c:v>0.71999999999999975</c:v>
                      </c:pt>
                      <c:pt idx="145">
                        <c:v>0.72499999999999964</c:v>
                      </c:pt>
                      <c:pt idx="146">
                        <c:v>0.73000000000000043</c:v>
                      </c:pt>
                      <c:pt idx="147">
                        <c:v>0.73500000000000032</c:v>
                      </c:pt>
                      <c:pt idx="148">
                        <c:v>0.74000000000000021</c:v>
                      </c:pt>
                      <c:pt idx="149">
                        <c:v>0.74500000000000011</c:v>
                      </c:pt>
                      <c:pt idx="150">
                        <c:v>0.75</c:v>
                      </c:pt>
                      <c:pt idx="151">
                        <c:v>0.75499999999999989</c:v>
                      </c:pt>
                      <c:pt idx="152">
                        <c:v>0.75999999999999979</c:v>
                      </c:pt>
                      <c:pt idx="153">
                        <c:v>0.76499999999999968</c:v>
                      </c:pt>
                      <c:pt idx="154">
                        <c:v>0.76999999999999957</c:v>
                      </c:pt>
                      <c:pt idx="155">
                        <c:v>0.77500000000000036</c:v>
                      </c:pt>
                      <c:pt idx="156">
                        <c:v>0.78000000000000025</c:v>
                      </c:pt>
                      <c:pt idx="157">
                        <c:v>0.78500000000000014</c:v>
                      </c:pt>
                      <c:pt idx="158">
                        <c:v>0.79</c:v>
                      </c:pt>
                      <c:pt idx="159">
                        <c:v>0.79499999999999993</c:v>
                      </c:pt>
                      <c:pt idx="160">
                        <c:v>0.79999999999999982</c:v>
                      </c:pt>
                      <c:pt idx="161">
                        <c:v>0.80499999999999972</c:v>
                      </c:pt>
                      <c:pt idx="162">
                        <c:v>0.80999999999999961</c:v>
                      </c:pt>
                      <c:pt idx="163">
                        <c:v>0.81500000000000039</c:v>
                      </c:pt>
                      <c:pt idx="164">
                        <c:v>0.82000000000000028</c:v>
                      </c:pt>
                      <c:pt idx="165">
                        <c:v>0.82500000000000018</c:v>
                      </c:pt>
                      <c:pt idx="166">
                        <c:v>0.83000000000000007</c:v>
                      </c:pt>
                      <c:pt idx="167">
                        <c:v>0.83499999999999996</c:v>
                      </c:pt>
                      <c:pt idx="168">
                        <c:v>0.83999999999999986</c:v>
                      </c:pt>
                      <c:pt idx="169">
                        <c:v>0.84499999999999975</c:v>
                      </c:pt>
                      <c:pt idx="170">
                        <c:v>0.84999999999999964</c:v>
                      </c:pt>
                      <c:pt idx="171">
                        <c:v>0.85500000000000043</c:v>
                      </c:pt>
                      <c:pt idx="172">
                        <c:v>0.86000000000000032</c:v>
                      </c:pt>
                      <c:pt idx="173">
                        <c:v>0.86500000000000021</c:v>
                      </c:pt>
                      <c:pt idx="174">
                        <c:v>0.87000000000000011</c:v>
                      </c:pt>
                      <c:pt idx="175">
                        <c:v>0.875</c:v>
                      </c:pt>
                      <c:pt idx="176">
                        <c:v>0.87999999999999989</c:v>
                      </c:pt>
                      <c:pt idx="177">
                        <c:v>0.88499999999999979</c:v>
                      </c:pt>
                      <c:pt idx="178">
                        <c:v>0.88999999999999968</c:v>
                      </c:pt>
                      <c:pt idx="179">
                        <c:v>0.89499999999999957</c:v>
                      </c:pt>
                      <c:pt idx="180">
                        <c:v>0.90000000000000036</c:v>
                      </c:pt>
                      <c:pt idx="181">
                        <c:v>0.90500000000000025</c:v>
                      </c:pt>
                      <c:pt idx="182">
                        <c:v>0.91000000000000014</c:v>
                      </c:pt>
                      <c:pt idx="183">
                        <c:v>0.91500000000000004</c:v>
                      </c:pt>
                      <c:pt idx="184">
                        <c:v>0.91999999999999993</c:v>
                      </c:pt>
                      <c:pt idx="185">
                        <c:v>0.92499999999999982</c:v>
                      </c:pt>
                      <c:pt idx="186">
                        <c:v>0.92999999999999972</c:v>
                      </c:pt>
                      <c:pt idx="187">
                        <c:v>0.93499999999999961</c:v>
                      </c:pt>
                      <c:pt idx="188">
                        <c:v>0.94000000000000039</c:v>
                      </c:pt>
                      <c:pt idx="189">
                        <c:v>0.94500000000000028</c:v>
                      </c:pt>
                      <c:pt idx="190">
                        <c:v>0.95000000000000018</c:v>
                      </c:pt>
                      <c:pt idx="191">
                        <c:v>0.95500000000000007</c:v>
                      </c:pt>
                      <c:pt idx="192">
                        <c:v>0.96</c:v>
                      </c:pt>
                      <c:pt idx="193">
                        <c:v>0.96499999999999986</c:v>
                      </c:pt>
                      <c:pt idx="194">
                        <c:v>0.96999999999999975</c:v>
                      </c:pt>
                      <c:pt idx="195">
                        <c:v>0.97499999999999964</c:v>
                      </c:pt>
                      <c:pt idx="196">
                        <c:v>0.98000000000000043</c:v>
                      </c:pt>
                      <c:pt idx="197">
                        <c:v>0.98500000000000032</c:v>
                      </c:pt>
                      <c:pt idx="198">
                        <c:v>0.99000000000000021</c:v>
                      </c:pt>
                      <c:pt idx="199">
                        <c:v>0.99500000000000011</c:v>
                      </c:pt>
                      <c:pt idx="200">
                        <c:v>1</c:v>
                      </c:pt>
                      <c:pt idx="201">
                        <c:v>1.0049999999999999</c:v>
                      </c:pt>
                      <c:pt idx="202">
                        <c:v>1.0099999999999998</c:v>
                      </c:pt>
                      <c:pt idx="203">
                        <c:v>1.0149999999999997</c:v>
                      </c:pt>
                      <c:pt idx="204">
                        <c:v>1.0199999999999996</c:v>
                      </c:pt>
                      <c:pt idx="205">
                        <c:v>1.0250000000000004</c:v>
                      </c:pt>
                      <c:pt idx="206">
                        <c:v>1.0300000000000002</c:v>
                      </c:pt>
                      <c:pt idx="207">
                        <c:v>1.0350000000000001</c:v>
                      </c:pt>
                      <c:pt idx="208">
                        <c:v>1.04</c:v>
                      </c:pt>
                      <c:pt idx="209">
                        <c:v>1.0449999999999999</c:v>
                      </c:pt>
                      <c:pt idx="210">
                        <c:v>1.0499999999999998</c:v>
                      </c:pt>
                      <c:pt idx="211">
                        <c:v>1.0549999999999997</c:v>
                      </c:pt>
                      <c:pt idx="212">
                        <c:v>1.0599999999999996</c:v>
                      </c:pt>
                      <c:pt idx="213">
                        <c:v>1.0650000000000004</c:v>
                      </c:pt>
                      <c:pt idx="214">
                        <c:v>1.0700000000000003</c:v>
                      </c:pt>
                      <c:pt idx="215">
                        <c:v>1.0750000000000002</c:v>
                      </c:pt>
                      <c:pt idx="216">
                        <c:v>1.08</c:v>
                      </c:pt>
                      <c:pt idx="217">
                        <c:v>1.085</c:v>
                      </c:pt>
                      <c:pt idx="218">
                        <c:v>1.0899999999999999</c:v>
                      </c:pt>
                      <c:pt idx="219">
                        <c:v>1.0949999999999998</c:v>
                      </c:pt>
                      <c:pt idx="220">
                        <c:v>1.0999999999999996</c:v>
                      </c:pt>
                      <c:pt idx="221">
                        <c:v>1.1050000000000004</c:v>
                      </c:pt>
                      <c:pt idx="222">
                        <c:v>1.1100000000000003</c:v>
                      </c:pt>
                      <c:pt idx="223">
                        <c:v>1.1150000000000002</c:v>
                      </c:pt>
                      <c:pt idx="224">
                        <c:v>1.1200000000000001</c:v>
                      </c:pt>
                      <c:pt idx="225">
                        <c:v>1.125</c:v>
                      </c:pt>
                      <c:pt idx="226">
                        <c:v>1.1299999999999999</c:v>
                      </c:pt>
                      <c:pt idx="227">
                        <c:v>1.1349999999999998</c:v>
                      </c:pt>
                      <c:pt idx="228">
                        <c:v>1.1399999999999997</c:v>
                      </c:pt>
                      <c:pt idx="229">
                        <c:v>1.1449999999999996</c:v>
                      </c:pt>
                      <c:pt idx="230">
                        <c:v>1.1500000000000004</c:v>
                      </c:pt>
                      <c:pt idx="231">
                        <c:v>1.1550000000000002</c:v>
                      </c:pt>
                      <c:pt idx="232">
                        <c:v>1.1600000000000001</c:v>
                      </c:pt>
                      <c:pt idx="233">
                        <c:v>1.165</c:v>
                      </c:pt>
                      <c:pt idx="234">
                        <c:v>1.17</c:v>
                      </c:pt>
                      <c:pt idx="235">
                        <c:v>1.1749999999999998</c:v>
                      </c:pt>
                      <c:pt idx="236">
                        <c:v>1.1799999999999997</c:v>
                      </c:pt>
                      <c:pt idx="237">
                        <c:v>1.1849999999999996</c:v>
                      </c:pt>
                      <c:pt idx="238">
                        <c:v>1.1900000000000004</c:v>
                      </c:pt>
                      <c:pt idx="239">
                        <c:v>1.1950000000000003</c:v>
                      </c:pt>
                      <c:pt idx="240">
                        <c:v>1.2000000000000002</c:v>
                      </c:pt>
                      <c:pt idx="241">
                        <c:v>1.2050000000000001</c:v>
                      </c:pt>
                      <c:pt idx="242">
                        <c:v>1.21</c:v>
                      </c:pt>
                      <c:pt idx="243">
                        <c:v>1.2149999999999999</c:v>
                      </c:pt>
                      <c:pt idx="244">
                        <c:v>1.2199999999999998</c:v>
                      </c:pt>
                      <c:pt idx="245">
                        <c:v>1.2249999999999996</c:v>
                      </c:pt>
                      <c:pt idx="246">
                        <c:v>1.2300000000000004</c:v>
                      </c:pt>
                      <c:pt idx="247">
                        <c:v>1.2350000000000003</c:v>
                      </c:pt>
                      <c:pt idx="248">
                        <c:v>1.2400000000000002</c:v>
                      </c:pt>
                      <c:pt idx="249">
                        <c:v>1.2450000000000001</c:v>
                      </c:pt>
                      <c:pt idx="250">
                        <c:v>1.25</c:v>
                      </c:pt>
                      <c:pt idx="251">
                        <c:v>1.2549999999999999</c:v>
                      </c:pt>
                      <c:pt idx="252">
                        <c:v>1.2599999999999998</c:v>
                      </c:pt>
                      <c:pt idx="253">
                        <c:v>1.2649999999999997</c:v>
                      </c:pt>
                      <c:pt idx="254">
                        <c:v>1.2699999999999996</c:v>
                      </c:pt>
                      <c:pt idx="255">
                        <c:v>1.2750000000000004</c:v>
                      </c:pt>
                      <c:pt idx="256">
                        <c:v>1.2800000000000002</c:v>
                      </c:pt>
                      <c:pt idx="257">
                        <c:v>1.2850000000000001</c:v>
                      </c:pt>
                      <c:pt idx="258">
                        <c:v>1.29</c:v>
                      </c:pt>
                      <c:pt idx="259">
                        <c:v>1.2949999999999999</c:v>
                      </c:pt>
                      <c:pt idx="260">
                        <c:v>1.2999999999999998</c:v>
                      </c:pt>
                      <c:pt idx="261">
                        <c:v>1.3049999999999997</c:v>
                      </c:pt>
                      <c:pt idx="262">
                        <c:v>1.3099999999999996</c:v>
                      </c:pt>
                      <c:pt idx="263">
                        <c:v>1.3150000000000004</c:v>
                      </c:pt>
                      <c:pt idx="264">
                        <c:v>1.3200000000000003</c:v>
                      </c:pt>
                      <c:pt idx="265">
                        <c:v>1.3250000000000002</c:v>
                      </c:pt>
                      <c:pt idx="266">
                        <c:v>1.33</c:v>
                      </c:pt>
                      <c:pt idx="267">
                        <c:v>1.335</c:v>
                      </c:pt>
                      <c:pt idx="268">
                        <c:v>1.3399999999999999</c:v>
                      </c:pt>
                      <c:pt idx="269">
                        <c:v>1.3449999999999998</c:v>
                      </c:pt>
                      <c:pt idx="270">
                        <c:v>1.3499999999999996</c:v>
                      </c:pt>
                      <c:pt idx="271">
                        <c:v>1.3550000000000004</c:v>
                      </c:pt>
                      <c:pt idx="272">
                        <c:v>1.3600000000000003</c:v>
                      </c:pt>
                      <c:pt idx="273">
                        <c:v>1.3650000000000002</c:v>
                      </c:pt>
                      <c:pt idx="274">
                        <c:v>1.37</c:v>
                      </c:pt>
                      <c:pt idx="275">
                        <c:v>1.375</c:v>
                      </c:pt>
                      <c:pt idx="276">
                        <c:v>1.38</c:v>
                      </c:pt>
                      <c:pt idx="277">
                        <c:v>1.3849999999999998</c:v>
                      </c:pt>
                      <c:pt idx="278">
                        <c:v>1.3899999999999997</c:v>
                      </c:pt>
                      <c:pt idx="279">
                        <c:v>1.3949999999999996</c:v>
                      </c:pt>
                      <c:pt idx="280">
                        <c:v>1.4000000000000004</c:v>
                      </c:pt>
                      <c:pt idx="281">
                        <c:v>1.4050000000000002</c:v>
                      </c:pt>
                      <c:pt idx="282">
                        <c:v>1.4100000000000001</c:v>
                      </c:pt>
                      <c:pt idx="283">
                        <c:v>1.415</c:v>
                      </c:pt>
                      <c:pt idx="284">
                        <c:v>1.42</c:v>
                      </c:pt>
                      <c:pt idx="285">
                        <c:v>1.4249999999999998</c:v>
                      </c:pt>
                      <c:pt idx="286">
                        <c:v>1.4299999999999997</c:v>
                      </c:pt>
                      <c:pt idx="287">
                        <c:v>1.4349999999999996</c:v>
                      </c:pt>
                      <c:pt idx="288">
                        <c:v>1.4400000000000004</c:v>
                      </c:pt>
                      <c:pt idx="289">
                        <c:v>1.4450000000000003</c:v>
                      </c:pt>
                      <c:pt idx="290">
                        <c:v>1.4500000000000002</c:v>
                      </c:pt>
                      <c:pt idx="291">
                        <c:v>1.4550000000000001</c:v>
                      </c:pt>
                      <c:pt idx="292">
                        <c:v>1.46</c:v>
                      </c:pt>
                      <c:pt idx="293">
                        <c:v>1.4649999999999999</c:v>
                      </c:pt>
                      <c:pt idx="294">
                        <c:v>1.4699999999999998</c:v>
                      </c:pt>
                      <c:pt idx="295">
                        <c:v>1.4749999999999996</c:v>
                      </c:pt>
                      <c:pt idx="296">
                        <c:v>1.4800000000000004</c:v>
                      </c:pt>
                      <c:pt idx="297">
                        <c:v>1.4850000000000003</c:v>
                      </c:pt>
                      <c:pt idx="298">
                        <c:v>1.4900000000000002</c:v>
                      </c:pt>
                      <c:pt idx="299">
                        <c:v>1.4950000000000001</c:v>
                      </c:pt>
                      <c:pt idx="300">
                        <c:v>1.5</c:v>
                      </c:pt>
                      <c:pt idx="301">
                        <c:v>1.5049999999999999</c:v>
                      </c:pt>
                      <c:pt idx="302">
                        <c:v>1.5099999999999998</c:v>
                      </c:pt>
                      <c:pt idx="303">
                        <c:v>1.5149999999999997</c:v>
                      </c:pt>
                      <c:pt idx="304">
                        <c:v>1.5199999999999996</c:v>
                      </c:pt>
                      <c:pt idx="305">
                        <c:v>1.5250000000000004</c:v>
                      </c:pt>
                      <c:pt idx="306">
                        <c:v>1.5300000000000002</c:v>
                      </c:pt>
                      <c:pt idx="307">
                        <c:v>1.5350000000000001</c:v>
                      </c:pt>
                      <c:pt idx="308">
                        <c:v>1.54</c:v>
                      </c:pt>
                      <c:pt idx="309">
                        <c:v>1.5449999999999999</c:v>
                      </c:pt>
                      <c:pt idx="310">
                        <c:v>1.5499999999999998</c:v>
                      </c:pt>
                      <c:pt idx="311">
                        <c:v>1.5549999999999997</c:v>
                      </c:pt>
                      <c:pt idx="312">
                        <c:v>1.5599999999999996</c:v>
                      </c:pt>
                      <c:pt idx="313">
                        <c:v>1.5650000000000004</c:v>
                      </c:pt>
                      <c:pt idx="314">
                        <c:v>1.5700000000000003</c:v>
                      </c:pt>
                      <c:pt idx="315">
                        <c:v>1.5750000000000002</c:v>
                      </c:pt>
                      <c:pt idx="316">
                        <c:v>1.58</c:v>
                      </c:pt>
                      <c:pt idx="317">
                        <c:v>1.585</c:v>
                      </c:pt>
                      <c:pt idx="318">
                        <c:v>1.5899999999999999</c:v>
                      </c:pt>
                      <c:pt idx="319">
                        <c:v>1.5949999999999998</c:v>
                      </c:pt>
                      <c:pt idx="320">
                        <c:v>1.5999999999999996</c:v>
                      </c:pt>
                      <c:pt idx="321">
                        <c:v>1.6050000000000004</c:v>
                      </c:pt>
                      <c:pt idx="322">
                        <c:v>1.6100000000000003</c:v>
                      </c:pt>
                      <c:pt idx="323">
                        <c:v>1.6150000000000002</c:v>
                      </c:pt>
                      <c:pt idx="324">
                        <c:v>1.62</c:v>
                      </c:pt>
                      <c:pt idx="325">
                        <c:v>1.625</c:v>
                      </c:pt>
                      <c:pt idx="326">
                        <c:v>1.63</c:v>
                      </c:pt>
                      <c:pt idx="327">
                        <c:v>1.6349999999999998</c:v>
                      </c:pt>
                      <c:pt idx="328">
                        <c:v>1.6399999999999997</c:v>
                      </c:pt>
                      <c:pt idx="329">
                        <c:v>1.6449999999999996</c:v>
                      </c:pt>
                      <c:pt idx="330">
                        <c:v>1.6500000000000004</c:v>
                      </c:pt>
                      <c:pt idx="331">
                        <c:v>1.6550000000000002</c:v>
                      </c:pt>
                      <c:pt idx="332">
                        <c:v>1.6600000000000001</c:v>
                      </c:pt>
                      <c:pt idx="333">
                        <c:v>1.665</c:v>
                      </c:pt>
                      <c:pt idx="334">
                        <c:v>1.67</c:v>
                      </c:pt>
                      <c:pt idx="335">
                        <c:v>1.6749999999999998</c:v>
                      </c:pt>
                      <c:pt idx="336">
                        <c:v>1.6799999999999997</c:v>
                      </c:pt>
                      <c:pt idx="337">
                        <c:v>1.6849999999999996</c:v>
                      </c:pt>
                      <c:pt idx="338">
                        <c:v>1.6900000000000004</c:v>
                      </c:pt>
                      <c:pt idx="339">
                        <c:v>1.6950000000000003</c:v>
                      </c:pt>
                      <c:pt idx="340">
                        <c:v>1.7000000000000002</c:v>
                      </c:pt>
                      <c:pt idx="341">
                        <c:v>1.7050000000000001</c:v>
                      </c:pt>
                      <c:pt idx="342">
                        <c:v>1.71</c:v>
                      </c:pt>
                      <c:pt idx="343">
                        <c:v>1.7149999999999999</c:v>
                      </c:pt>
                      <c:pt idx="344">
                        <c:v>1.7199999999999998</c:v>
                      </c:pt>
                      <c:pt idx="345">
                        <c:v>1.7249999999999996</c:v>
                      </c:pt>
                      <c:pt idx="346">
                        <c:v>1.7300000000000004</c:v>
                      </c:pt>
                      <c:pt idx="347">
                        <c:v>1.7350000000000003</c:v>
                      </c:pt>
                      <c:pt idx="348">
                        <c:v>1.7400000000000002</c:v>
                      </c:pt>
                      <c:pt idx="349">
                        <c:v>1.7450000000000001</c:v>
                      </c:pt>
                      <c:pt idx="350">
                        <c:v>1.75</c:v>
                      </c:pt>
                      <c:pt idx="351">
                        <c:v>1.7549999999999999</c:v>
                      </c:pt>
                      <c:pt idx="352">
                        <c:v>1.7599999999999998</c:v>
                      </c:pt>
                      <c:pt idx="353">
                        <c:v>1.7649999999999997</c:v>
                      </c:pt>
                      <c:pt idx="354">
                        <c:v>1.7699999999999996</c:v>
                      </c:pt>
                      <c:pt idx="355">
                        <c:v>1.7750000000000004</c:v>
                      </c:pt>
                      <c:pt idx="356">
                        <c:v>1.7800000000000002</c:v>
                      </c:pt>
                      <c:pt idx="357">
                        <c:v>1.7850000000000001</c:v>
                      </c:pt>
                      <c:pt idx="358">
                        <c:v>1.79</c:v>
                      </c:pt>
                      <c:pt idx="359">
                        <c:v>1.7949999999999999</c:v>
                      </c:pt>
                      <c:pt idx="360">
                        <c:v>1.7999999999999998</c:v>
                      </c:pt>
                      <c:pt idx="361">
                        <c:v>1.8049999999999997</c:v>
                      </c:pt>
                      <c:pt idx="362">
                        <c:v>1.8099999999999996</c:v>
                      </c:pt>
                      <c:pt idx="363">
                        <c:v>1.8150000000000004</c:v>
                      </c:pt>
                      <c:pt idx="364">
                        <c:v>1.8200000000000003</c:v>
                      </c:pt>
                      <c:pt idx="365">
                        <c:v>1.8250000000000002</c:v>
                      </c:pt>
                      <c:pt idx="366">
                        <c:v>1.83</c:v>
                      </c:pt>
                      <c:pt idx="367">
                        <c:v>1.835</c:v>
                      </c:pt>
                      <c:pt idx="368">
                        <c:v>1.8399999999999999</c:v>
                      </c:pt>
                      <c:pt idx="369">
                        <c:v>1.8449999999999998</c:v>
                      </c:pt>
                      <c:pt idx="370">
                        <c:v>1.8499999999999996</c:v>
                      </c:pt>
                      <c:pt idx="371">
                        <c:v>1.8550000000000004</c:v>
                      </c:pt>
                      <c:pt idx="372">
                        <c:v>1.8600000000000003</c:v>
                      </c:pt>
                      <c:pt idx="373">
                        <c:v>1.8650000000000002</c:v>
                      </c:pt>
                      <c:pt idx="374">
                        <c:v>1.87</c:v>
                      </c:pt>
                      <c:pt idx="375">
                        <c:v>1.875</c:v>
                      </c:pt>
                      <c:pt idx="376">
                        <c:v>1.88</c:v>
                      </c:pt>
                      <c:pt idx="377">
                        <c:v>1.8849999999999998</c:v>
                      </c:pt>
                      <c:pt idx="378">
                        <c:v>1.8899999999999997</c:v>
                      </c:pt>
                      <c:pt idx="379">
                        <c:v>1.8949999999999996</c:v>
                      </c:pt>
                      <c:pt idx="380">
                        <c:v>1.9000000000000004</c:v>
                      </c:pt>
                      <c:pt idx="381">
                        <c:v>1.9050000000000002</c:v>
                      </c:pt>
                      <c:pt idx="382">
                        <c:v>1.9100000000000001</c:v>
                      </c:pt>
                      <c:pt idx="383">
                        <c:v>1.915</c:v>
                      </c:pt>
                      <c:pt idx="384">
                        <c:v>1.92</c:v>
                      </c:pt>
                      <c:pt idx="385">
                        <c:v>1.9249999999999998</c:v>
                      </c:pt>
                      <c:pt idx="386">
                        <c:v>1.9299999999999997</c:v>
                      </c:pt>
                      <c:pt idx="387">
                        <c:v>1.9349999999999996</c:v>
                      </c:pt>
                      <c:pt idx="388">
                        <c:v>1.9400000000000004</c:v>
                      </c:pt>
                      <c:pt idx="389">
                        <c:v>1.9450000000000003</c:v>
                      </c:pt>
                      <c:pt idx="390">
                        <c:v>1.9500000000000002</c:v>
                      </c:pt>
                      <c:pt idx="391">
                        <c:v>1.9550000000000001</c:v>
                      </c:pt>
                      <c:pt idx="392">
                        <c:v>1.96</c:v>
                      </c:pt>
                      <c:pt idx="393">
                        <c:v>1.9649999999999999</c:v>
                      </c:pt>
                      <c:pt idx="394">
                        <c:v>1.9699999999999998</c:v>
                      </c:pt>
                      <c:pt idx="395">
                        <c:v>1.9749999999999996</c:v>
                      </c:pt>
                      <c:pt idx="396">
                        <c:v>1.9800000000000004</c:v>
                      </c:pt>
                      <c:pt idx="397">
                        <c:v>1.9850000000000003</c:v>
                      </c:pt>
                      <c:pt idx="398">
                        <c:v>1.9900000000000002</c:v>
                      </c:pt>
                      <c:pt idx="399">
                        <c:v>1.9950000000000001</c:v>
                      </c:pt>
                    </c:numCache>
                  </c:numRef>
                </c:cat>
                <c:val>
                  <c:numRef>
                    <c:extLst>
                      <c:ext uri="{02D57815-91ED-43cb-92C2-25804820EDAC}">
                        <c15:formulaRef>
                          <c15:sqref>'Sheet 1 - time_vs_LAEL_LVEL_ (1'!$B$2:$B$401</c15:sqref>
                        </c15:formulaRef>
                      </c:ext>
                    </c:extLst>
                    <c:numCache>
                      <c:formatCode>0.00000</c:formatCode>
                      <c:ptCount val="400"/>
                      <c:pt idx="0">
                        <c:v>0</c:v>
                      </c:pt>
                      <c:pt idx="1">
                        <c:v>0</c:v>
                      </c:pt>
                      <c:pt idx="2">
                        <c:v>0</c:v>
                      </c:pt>
                      <c:pt idx="3">
                        <c:v>0</c:v>
                      </c:pt>
                      <c:pt idx="4">
                        <c:v>0</c:v>
                      </c:pt>
                      <c:pt idx="5">
                        <c:v>0</c:v>
                      </c:pt>
                      <c:pt idx="6">
                        <c:v>0</c:v>
                      </c:pt>
                      <c:pt idx="7">
                        <c:v>0</c:v>
                      </c:pt>
                      <c:pt idx="8">
                        <c:v>0</c:v>
                      </c:pt>
                      <c:pt idx="9">
                        <c:v>0</c:v>
                      </c:pt>
                      <c:pt idx="10">
                        <c:v>0</c:v>
                      </c:pt>
                      <c:pt idx="11">
                        <c:v>0</c:v>
                      </c:pt>
                      <c:pt idx="12">
                        <c:v>0</c:v>
                      </c:pt>
                      <c:pt idx="13">
                        <c:v>0</c:v>
                      </c:pt>
                      <c:pt idx="14">
                        <c:v>0</c:v>
                      </c:pt>
                      <c:pt idx="15">
                        <c:v>0</c:v>
                      </c:pt>
                      <c:pt idx="16">
                        <c:v>0</c:v>
                      </c:pt>
                      <c:pt idx="17">
                        <c:v>0</c:v>
                      </c:pt>
                      <c:pt idx="18">
                        <c:v>0</c:v>
                      </c:pt>
                      <c:pt idx="19">
                        <c:v>0</c:v>
                      </c:pt>
                      <c:pt idx="20">
                        <c:v>0</c:v>
                      </c:pt>
                      <c:pt idx="21">
                        <c:v>0</c:v>
                      </c:pt>
                      <c:pt idx="22">
                        <c:v>0</c:v>
                      </c:pt>
                      <c:pt idx="23">
                        <c:v>0</c:v>
                      </c:pt>
                      <c:pt idx="24">
                        <c:v>0</c:v>
                      </c:pt>
                      <c:pt idx="25">
                        <c:v>0</c:v>
                      </c:pt>
                      <c:pt idx="26">
                        <c:v>0</c:v>
                      </c:pt>
                      <c:pt idx="27">
                        <c:v>0</c:v>
                      </c:pt>
                      <c:pt idx="28">
                        <c:v>0</c:v>
                      </c:pt>
                      <c:pt idx="29">
                        <c:v>0</c:v>
                      </c:pt>
                      <c:pt idx="30">
                        <c:v>0</c:v>
                      </c:pt>
                      <c:pt idx="31">
                        <c:v>0</c:v>
                      </c:pt>
                      <c:pt idx="32">
                        <c:v>0</c:v>
                      </c:pt>
                      <c:pt idx="33">
                        <c:v>0</c:v>
                      </c:pt>
                      <c:pt idx="34">
                        <c:v>0</c:v>
                      </c:pt>
                      <c:pt idx="35">
                        <c:v>0</c:v>
                      </c:pt>
                      <c:pt idx="36">
                        <c:v>0</c:v>
                      </c:pt>
                      <c:pt idx="37">
                        <c:v>0</c:v>
                      </c:pt>
                      <c:pt idx="38">
                        <c:v>0</c:v>
                      </c:pt>
                      <c:pt idx="39">
                        <c:v>0</c:v>
                      </c:pt>
                      <c:pt idx="40">
                        <c:v>0</c:v>
                      </c:pt>
                      <c:pt idx="41">
                        <c:v>0</c:v>
                      </c:pt>
                      <c:pt idx="42">
                        <c:v>0</c:v>
                      </c:pt>
                      <c:pt idx="43">
                        <c:v>0.118046176715109</c:v>
                      </c:pt>
                      <c:pt idx="44">
                        <c:v>0.41010929382549999</c:v>
                      </c:pt>
                      <c:pt idx="45">
                        <c:v>0.69207415904719505</c:v>
                      </c:pt>
                      <c:pt idx="46">
                        <c:v>0.956997861610698</c:v>
                      </c:pt>
                      <c:pt idx="47">
                        <c:v>1.19835710072754</c:v>
                      </c:pt>
                      <c:pt idx="48">
                        <c:v>1.41020881090526</c:v>
                      </c:pt>
                      <c:pt idx="49">
                        <c:v>1.58733649994379</c:v>
                      </c:pt>
                      <c:pt idx="50">
                        <c:v>1.7253786962858799</c:v>
                      </c:pt>
                      <c:pt idx="51">
                        <c:v>1.8209363429218299</c:v>
                      </c:pt>
                      <c:pt idx="52">
                        <c:v>1.87165649345379</c:v>
                      </c:pt>
                      <c:pt idx="53">
                        <c:v>1.8762902494451501</c:v>
                      </c:pt>
                      <c:pt idx="54">
                        <c:v>1.83472351244485</c:v>
                      </c:pt>
                      <c:pt idx="55">
                        <c:v>1.7479797934699099</c:v>
                      </c:pt>
                      <c:pt idx="56">
                        <c:v>1.6181950107674099</c:v>
                      </c:pt>
                      <c:pt idx="57">
                        <c:v>1.4485648964184801</c:v>
                      </c:pt>
                      <c:pt idx="58">
                        <c:v>1.2432663068084699</c:v>
                      </c:pt>
                      <c:pt idx="59">
                        <c:v>1.00735437456051</c:v>
                      </c:pt>
                      <c:pt idx="60">
                        <c:v>0.74663803439338805</c:v>
                      </c:pt>
                      <c:pt idx="61">
                        <c:v>0.46753698786992698</c:v>
                      </c:pt>
                      <c:pt idx="62">
                        <c:v>0.17692362903880701</c:v>
                      </c:pt>
                      <c:pt idx="63">
                        <c:v>0</c:v>
                      </c:pt>
                      <c:pt idx="64">
                        <c:v>0</c:v>
                      </c:pt>
                      <c:pt idx="65">
                        <c:v>0</c:v>
                      </c:pt>
                      <c:pt idx="66">
                        <c:v>0</c:v>
                      </c:pt>
                      <c:pt idx="67">
                        <c:v>0</c:v>
                      </c:pt>
                      <c:pt idx="68">
                        <c:v>0</c:v>
                      </c:pt>
                      <c:pt idx="69">
                        <c:v>0</c:v>
                      </c:pt>
                      <c:pt idx="70">
                        <c:v>0</c:v>
                      </c:pt>
                      <c:pt idx="71">
                        <c:v>0</c:v>
                      </c:pt>
                      <c:pt idx="72">
                        <c:v>0</c:v>
                      </c:pt>
                      <c:pt idx="73">
                        <c:v>0</c:v>
                      </c:pt>
                      <c:pt idx="74">
                        <c:v>0</c:v>
                      </c:pt>
                      <c:pt idx="75">
                        <c:v>0</c:v>
                      </c:pt>
                      <c:pt idx="76">
                        <c:v>0</c:v>
                      </c:pt>
                      <c:pt idx="77">
                        <c:v>0</c:v>
                      </c:pt>
                      <c:pt idx="78">
                        <c:v>0</c:v>
                      </c:pt>
                      <c:pt idx="79">
                        <c:v>0</c:v>
                      </c:pt>
                      <c:pt idx="80">
                        <c:v>0</c:v>
                      </c:pt>
                      <c:pt idx="81">
                        <c:v>0</c:v>
                      </c:pt>
                      <c:pt idx="82">
                        <c:v>0</c:v>
                      </c:pt>
                      <c:pt idx="83">
                        <c:v>0</c:v>
                      </c:pt>
                      <c:pt idx="84">
                        <c:v>0</c:v>
                      </c:pt>
                      <c:pt idx="85">
                        <c:v>0</c:v>
                      </c:pt>
                      <c:pt idx="86">
                        <c:v>0</c:v>
                      </c:pt>
                      <c:pt idx="87">
                        <c:v>0</c:v>
                      </c:pt>
                      <c:pt idx="88">
                        <c:v>0</c:v>
                      </c:pt>
                      <c:pt idx="89">
                        <c:v>0</c:v>
                      </c:pt>
                      <c:pt idx="90">
                        <c:v>0</c:v>
                      </c:pt>
                      <c:pt idx="91">
                        <c:v>0</c:v>
                      </c:pt>
                      <c:pt idx="92">
                        <c:v>0</c:v>
                      </c:pt>
                      <c:pt idx="93">
                        <c:v>0</c:v>
                      </c:pt>
                      <c:pt idx="94">
                        <c:v>0</c:v>
                      </c:pt>
                      <c:pt idx="95">
                        <c:v>0</c:v>
                      </c:pt>
                      <c:pt idx="96">
                        <c:v>0</c:v>
                      </c:pt>
                      <c:pt idx="97">
                        <c:v>0</c:v>
                      </c:pt>
                      <c:pt idx="98">
                        <c:v>0</c:v>
                      </c:pt>
                      <c:pt idx="99">
                        <c:v>0</c:v>
                      </c:pt>
                      <c:pt idx="100">
                        <c:v>0</c:v>
                      </c:pt>
                      <c:pt idx="101">
                        <c:v>0</c:v>
                      </c:pt>
                      <c:pt idx="102">
                        <c:v>0</c:v>
                      </c:pt>
                      <c:pt idx="103">
                        <c:v>0</c:v>
                      </c:pt>
                      <c:pt idx="104">
                        <c:v>0</c:v>
                      </c:pt>
                      <c:pt idx="105">
                        <c:v>0</c:v>
                      </c:pt>
                      <c:pt idx="106">
                        <c:v>0</c:v>
                      </c:pt>
                      <c:pt idx="107">
                        <c:v>0</c:v>
                      </c:pt>
                      <c:pt idx="108">
                        <c:v>0</c:v>
                      </c:pt>
                      <c:pt idx="109">
                        <c:v>0</c:v>
                      </c:pt>
                      <c:pt idx="110">
                        <c:v>0</c:v>
                      </c:pt>
                      <c:pt idx="111">
                        <c:v>0</c:v>
                      </c:pt>
                      <c:pt idx="112">
                        <c:v>0</c:v>
                      </c:pt>
                      <c:pt idx="113">
                        <c:v>0</c:v>
                      </c:pt>
                      <c:pt idx="114">
                        <c:v>0</c:v>
                      </c:pt>
                      <c:pt idx="115">
                        <c:v>0</c:v>
                      </c:pt>
                      <c:pt idx="116">
                        <c:v>0</c:v>
                      </c:pt>
                      <c:pt idx="117">
                        <c:v>0</c:v>
                      </c:pt>
                      <c:pt idx="118">
                        <c:v>0</c:v>
                      </c:pt>
                      <c:pt idx="119">
                        <c:v>0</c:v>
                      </c:pt>
                      <c:pt idx="120">
                        <c:v>0</c:v>
                      </c:pt>
                      <c:pt idx="121">
                        <c:v>0</c:v>
                      </c:pt>
                      <c:pt idx="122">
                        <c:v>0</c:v>
                      </c:pt>
                      <c:pt idx="123">
                        <c:v>0</c:v>
                      </c:pt>
                      <c:pt idx="124">
                        <c:v>0</c:v>
                      </c:pt>
                      <c:pt idx="125">
                        <c:v>0</c:v>
                      </c:pt>
                      <c:pt idx="126">
                        <c:v>0</c:v>
                      </c:pt>
                      <c:pt idx="127">
                        <c:v>0</c:v>
                      </c:pt>
                      <c:pt idx="128">
                        <c:v>0</c:v>
                      </c:pt>
                      <c:pt idx="129">
                        <c:v>0</c:v>
                      </c:pt>
                      <c:pt idx="130">
                        <c:v>0</c:v>
                      </c:pt>
                      <c:pt idx="131">
                        <c:v>0</c:v>
                      </c:pt>
                      <c:pt idx="132">
                        <c:v>0</c:v>
                      </c:pt>
                      <c:pt idx="133">
                        <c:v>0</c:v>
                      </c:pt>
                      <c:pt idx="134">
                        <c:v>0</c:v>
                      </c:pt>
                      <c:pt idx="135">
                        <c:v>0</c:v>
                      </c:pt>
                      <c:pt idx="136">
                        <c:v>0</c:v>
                      </c:pt>
                      <c:pt idx="137">
                        <c:v>0</c:v>
                      </c:pt>
                      <c:pt idx="138">
                        <c:v>0</c:v>
                      </c:pt>
                      <c:pt idx="139">
                        <c:v>0</c:v>
                      </c:pt>
                      <c:pt idx="140">
                        <c:v>0</c:v>
                      </c:pt>
                      <c:pt idx="141">
                        <c:v>0</c:v>
                      </c:pt>
                      <c:pt idx="142">
                        <c:v>0</c:v>
                      </c:pt>
                      <c:pt idx="143">
                        <c:v>0</c:v>
                      </c:pt>
                      <c:pt idx="144">
                        <c:v>0</c:v>
                      </c:pt>
                      <c:pt idx="145">
                        <c:v>0</c:v>
                      </c:pt>
                      <c:pt idx="146">
                        <c:v>0.29409679427563401</c:v>
                      </c:pt>
                      <c:pt idx="147">
                        <c:v>0.58095194942490103</c:v>
                      </c:pt>
                      <c:pt idx="148">
                        <c:v>0.85350213951034803</c:v>
                      </c:pt>
                      <c:pt idx="149">
                        <c:v>1.1050362743098501</c:v>
                      </c:pt>
                      <c:pt idx="150">
                        <c:v>1.32936074863071</c:v>
                      </c:pt>
                      <c:pt idx="151">
                        <c:v>1.5209519494249</c:v>
                      </c:pt>
                      <c:pt idx="152">
                        <c:v>1.67509226547413</c:v>
                      </c:pt>
                      <c:pt idx="153">
                        <c:v>1.78798625063489</c:v>
                      </c:pt>
                      <c:pt idx="154">
                        <c:v>1.85685408031886</c:v>
                      </c:pt>
                      <c:pt idx="155">
                        <c:v>1.88</c:v>
                      </c:pt>
                      <c:pt idx="156">
                        <c:v>1.85685408031886</c:v>
                      </c:pt>
                      <c:pt idx="157">
                        <c:v>1.78798625063489</c:v>
                      </c:pt>
                      <c:pt idx="158">
                        <c:v>1.67509226547413</c:v>
                      </c:pt>
                      <c:pt idx="159">
                        <c:v>1.5209519494249</c:v>
                      </c:pt>
                      <c:pt idx="160">
                        <c:v>1.32936074863071</c:v>
                      </c:pt>
                      <c:pt idx="161">
                        <c:v>1.1050362743098501</c:v>
                      </c:pt>
                      <c:pt idx="162">
                        <c:v>0.85350213951034803</c:v>
                      </c:pt>
                      <c:pt idx="163">
                        <c:v>0.58095194942490103</c:v>
                      </c:pt>
                      <c:pt idx="164">
                        <c:v>0.29409679427563401</c:v>
                      </c:pt>
                      <c:pt idx="165">
                        <c:v>0</c:v>
                      </c:pt>
                      <c:pt idx="166">
                        <c:v>0</c:v>
                      </c:pt>
                      <c:pt idx="167">
                        <c:v>0</c:v>
                      </c:pt>
                      <c:pt idx="168">
                        <c:v>0</c:v>
                      </c:pt>
                      <c:pt idx="169">
                        <c:v>0</c:v>
                      </c:pt>
                      <c:pt idx="170">
                        <c:v>0</c:v>
                      </c:pt>
                      <c:pt idx="171">
                        <c:v>0</c:v>
                      </c:pt>
                      <c:pt idx="172">
                        <c:v>0</c:v>
                      </c:pt>
                      <c:pt idx="173">
                        <c:v>0</c:v>
                      </c:pt>
                      <c:pt idx="174">
                        <c:v>0</c:v>
                      </c:pt>
                      <c:pt idx="175">
                        <c:v>0</c:v>
                      </c:pt>
                      <c:pt idx="176">
                        <c:v>0</c:v>
                      </c:pt>
                      <c:pt idx="177">
                        <c:v>0</c:v>
                      </c:pt>
                      <c:pt idx="178">
                        <c:v>0</c:v>
                      </c:pt>
                      <c:pt idx="179">
                        <c:v>0</c:v>
                      </c:pt>
                      <c:pt idx="180">
                        <c:v>0</c:v>
                      </c:pt>
                      <c:pt idx="181">
                        <c:v>0</c:v>
                      </c:pt>
                      <c:pt idx="182">
                        <c:v>0</c:v>
                      </c:pt>
                      <c:pt idx="183">
                        <c:v>0</c:v>
                      </c:pt>
                      <c:pt idx="184">
                        <c:v>0</c:v>
                      </c:pt>
                      <c:pt idx="185">
                        <c:v>0</c:v>
                      </c:pt>
                      <c:pt idx="186">
                        <c:v>0</c:v>
                      </c:pt>
                      <c:pt idx="187">
                        <c:v>0</c:v>
                      </c:pt>
                      <c:pt idx="188">
                        <c:v>0</c:v>
                      </c:pt>
                      <c:pt idx="189">
                        <c:v>0</c:v>
                      </c:pt>
                      <c:pt idx="190">
                        <c:v>0</c:v>
                      </c:pt>
                      <c:pt idx="191">
                        <c:v>0</c:v>
                      </c:pt>
                      <c:pt idx="192">
                        <c:v>0</c:v>
                      </c:pt>
                      <c:pt idx="193">
                        <c:v>0</c:v>
                      </c:pt>
                      <c:pt idx="194">
                        <c:v>0</c:v>
                      </c:pt>
                      <c:pt idx="195">
                        <c:v>0</c:v>
                      </c:pt>
                      <c:pt idx="196">
                        <c:v>0</c:v>
                      </c:pt>
                      <c:pt idx="197">
                        <c:v>0</c:v>
                      </c:pt>
                      <c:pt idx="198">
                        <c:v>0</c:v>
                      </c:pt>
                      <c:pt idx="199">
                        <c:v>0</c:v>
                      </c:pt>
                      <c:pt idx="200">
                        <c:v>0</c:v>
                      </c:pt>
                      <c:pt idx="201">
                        <c:v>0</c:v>
                      </c:pt>
                      <c:pt idx="202">
                        <c:v>0</c:v>
                      </c:pt>
                      <c:pt idx="203">
                        <c:v>0</c:v>
                      </c:pt>
                      <c:pt idx="204">
                        <c:v>0</c:v>
                      </c:pt>
                      <c:pt idx="205">
                        <c:v>0</c:v>
                      </c:pt>
                      <c:pt idx="206">
                        <c:v>0</c:v>
                      </c:pt>
                      <c:pt idx="207">
                        <c:v>0</c:v>
                      </c:pt>
                      <c:pt idx="208">
                        <c:v>0</c:v>
                      </c:pt>
                      <c:pt idx="209">
                        <c:v>0</c:v>
                      </c:pt>
                      <c:pt idx="210">
                        <c:v>0</c:v>
                      </c:pt>
                      <c:pt idx="211">
                        <c:v>0</c:v>
                      </c:pt>
                      <c:pt idx="212">
                        <c:v>0</c:v>
                      </c:pt>
                      <c:pt idx="213">
                        <c:v>0</c:v>
                      </c:pt>
                      <c:pt idx="214">
                        <c:v>0</c:v>
                      </c:pt>
                      <c:pt idx="215">
                        <c:v>0</c:v>
                      </c:pt>
                      <c:pt idx="216">
                        <c:v>0</c:v>
                      </c:pt>
                      <c:pt idx="217">
                        <c:v>0</c:v>
                      </c:pt>
                      <c:pt idx="218">
                        <c:v>0</c:v>
                      </c:pt>
                      <c:pt idx="219">
                        <c:v>0</c:v>
                      </c:pt>
                      <c:pt idx="220">
                        <c:v>0</c:v>
                      </c:pt>
                      <c:pt idx="221">
                        <c:v>0</c:v>
                      </c:pt>
                      <c:pt idx="222">
                        <c:v>0</c:v>
                      </c:pt>
                      <c:pt idx="223">
                        <c:v>0</c:v>
                      </c:pt>
                      <c:pt idx="224">
                        <c:v>0</c:v>
                      </c:pt>
                      <c:pt idx="225">
                        <c:v>0</c:v>
                      </c:pt>
                      <c:pt idx="226">
                        <c:v>0</c:v>
                      </c:pt>
                      <c:pt idx="227">
                        <c:v>0</c:v>
                      </c:pt>
                      <c:pt idx="228">
                        <c:v>0</c:v>
                      </c:pt>
                      <c:pt idx="229">
                        <c:v>0</c:v>
                      </c:pt>
                      <c:pt idx="230">
                        <c:v>0</c:v>
                      </c:pt>
                      <c:pt idx="231">
                        <c:v>0</c:v>
                      </c:pt>
                      <c:pt idx="232">
                        <c:v>0</c:v>
                      </c:pt>
                      <c:pt idx="233">
                        <c:v>0</c:v>
                      </c:pt>
                      <c:pt idx="234">
                        <c:v>0</c:v>
                      </c:pt>
                      <c:pt idx="235">
                        <c:v>0</c:v>
                      </c:pt>
                      <c:pt idx="236">
                        <c:v>0</c:v>
                      </c:pt>
                      <c:pt idx="237">
                        <c:v>0</c:v>
                      </c:pt>
                      <c:pt idx="238">
                        <c:v>0</c:v>
                      </c:pt>
                      <c:pt idx="239">
                        <c:v>0</c:v>
                      </c:pt>
                      <c:pt idx="240">
                        <c:v>0</c:v>
                      </c:pt>
                      <c:pt idx="241">
                        <c:v>0</c:v>
                      </c:pt>
                      <c:pt idx="242">
                        <c:v>0</c:v>
                      </c:pt>
                      <c:pt idx="243">
                        <c:v>0</c:v>
                      </c:pt>
                      <c:pt idx="244">
                        <c:v>0</c:v>
                      </c:pt>
                      <c:pt idx="245">
                        <c:v>0</c:v>
                      </c:pt>
                      <c:pt idx="246">
                        <c:v>0</c:v>
                      </c:pt>
                      <c:pt idx="247">
                        <c:v>0</c:v>
                      </c:pt>
                      <c:pt idx="248">
                        <c:v>5.9052227066881201E-2</c:v>
                      </c:pt>
                      <c:pt idx="249">
                        <c:v>0.35227687142116199</c:v>
                      </c:pt>
                      <c:pt idx="250">
                        <c:v>0.63682729006114802</c:v>
                      </c:pt>
                      <c:pt idx="251">
                        <c:v>0.90569690731122499</c:v>
                      </c:pt>
                      <c:pt idx="252">
                        <c:v>1.1522652608676001</c:v>
                      </c:pt>
                      <c:pt idx="253">
                        <c:v>1.37046101955225</c:v>
                      </c:pt>
                      <c:pt idx="254">
                        <c:v>1.55491147963618</c:v>
                      </c:pt>
                      <c:pt idx="255">
                        <c:v>1.70107485863612</c:v>
                      </c:pt>
                      <c:pt idx="256">
                        <c:v>1.80535212907265</c:v>
                      </c:pt>
                      <c:pt idx="257">
                        <c:v>1.8651756384712199</c:v>
                      </c:pt>
                      <c:pt idx="258">
                        <c:v>1.8790723334875801</c:v>
                      </c:pt>
                      <c:pt idx="259">
                        <c:v>1.84670003136993</c:v>
                      </c:pt>
                      <c:pt idx="260">
                        <c:v>1.76885584563394</c:v>
                      </c:pt>
                      <c:pt idx="261">
                        <c:v>1.6474565584824601</c:v>
                      </c:pt>
                      <c:pt idx="262">
                        <c:v>1.4854914232662999</c:v>
                      </c:pt>
                      <c:pt idx="263">
                        <c:v>1.28694855914593</c:v>
                      </c:pt>
                      <c:pt idx="264">
                        <c:v>1.0567167503620101</c:v>
                      </c:pt>
                      <c:pt idx="265">
                        <c:v>0.80046506814233698</c:v>
                      </c:pt>
                      <c:pt idx="266">
                        <c:v>0.52450327935375096</c:v>
                      </c:pt>
                      <c:pt idx="267">
                        <c:v>0.23562647910089299</c:v>
                      </c:pt>
                      <c:pt idx="268">
                        <c:v>0</c:v>
                      </c:pt>
                      <c:pt idx="269">
                        <c:v>0</c:v>
                      </c:pt>
                      <c:pt idx="270">
                        <c:v>0</c:v>
                      </c:pt>
                      <c:pt idx="271">
                        <c:v>0</c:v>
                      </c:pt>
                      <c:pt idx="272">
                        <c:v>0</c:v>
                      </c:pt>
                      <c:pt idx="273">
                        <c:v>0</c:v>
                      </c:pt>
                      <c:pt idx="274">
                        <c:v>0</c:v>
                      </c:pt>
                      <c:pt idx="275">
                        <c:v>0</c:v>
                      </c:pt>
                      <c:pt idx="276">
                        <c:v>0</c:v>
                      </c:pt>
                      <c:pt idx="277">
                        <c:v>0</c:v>
                      </c:pt>
                      <c:pt idx="278">
                        <c:v>0</c:v>
                      </c:pt>
                      <c:pt idx="279">
                        <c:v>0</c:v>
                      </c:pt>
                      <c:pt idx="280">
                        <c:v>0</c:v>
                      </c:pt>
                      <c:pt idx="281">
                        <c:v>0</c:v>
                      </c:pt>
                      <c:pt idx="282">
                        <c:v>0</c:v>
                      </c:pt>
                      <c:pt idx="283">
                        <c:v>0</c:v>
                      </c:pt>
                      <c:pt idx="284">
                        <c:v>0</c:v>
                      </c:pt>
                      <c:pt idx="285">
                        <c:v>0</c:v>
                      </c:pt>
                      <c:pt idx="286">
                        <c:v>0</c:v>
                      </c:pt>
                      <c:pt idx="287">
                        <c:v>0</c:v>
                      </c:pt>
                      <c:pt idx="288">
                        <c:v>0</c:v>
                      </c:pt>
                      <c:pt idx="289">
                        <c:v>0</c:v>
                      </c:pt>
                      <c:pt idx="290">
                        <c:v>0</c:v>
                      </c:pt>
                      <c:pt idx="291">
                        <c:v>0</c:v>
                      </c:pt>
                      <c:pt idx="292">
                        <c:v>0</c:v>
                      </c:pt>
                      <c:pt idx="293">
                        <c:v>0</c:v>
                      </c:pt>
                      <c:pt idx="294">
                        <c:v>0</c:v>
                      </c:pt>
                      <c:pt idx="295">
                        <c:v>0</c:v>
                      </c:pt>
                      <c:pt idx="296">
                        <c:v>0</c:v>
                      </c:pt>
                      <c:pt idx="297">
                        <c:v>0</c:v>
                      </c:pt>
                      <c:pt idx="298">
                        <c:v>0</c:v>
                      </c:pt>
                      <c:pt idx="299">
                        <c:v>0</c:v>
                      </c:pt>
                      <c:pt idx="300">
                        <c:v>0</c:v>
                      </c:pt>
                      <c:pt idx="301">
                        <c:v>0</c:v>
                      </c:pt>
                      <c:pt idx="302">
                        <c:v>0</c:v>
                      </c:pt>
                      <c:pt idx="303">
                        <c:v>0</c:v>
                      </c:pt>
                      <c:pt idx="304">
                        <c:v>0</c:v>
                      </c:pt>
                      <c:pt idx="305">
                        <c:v>0</c:v>
                      </c:pt>
                      <c:pt idx="306">
                        <c:v>0</c:v>
                      </c:pt>
                      <c:pt idx="307">
                        <c:v>0</c:v>
                      </c:pt>
                      <c:pt idx="308">
                        <c:v>0</c:v>
                      </c:pt>
                      <c:pt idx="309">
                        <c:v>0</c:v>
                      </c:pt>
                      <c:pt idx="310">
                        <c:v>0</c:v>
                      </c:pt>
                      <c:pt idx="311">
                        <c:v>0</c:v>
                      </c:pt>
                      <c:pt idx="312">
                        <c:v>0</c:v>
                      </c:pt>
                      <c:pt idx="313">
                        <c:v>0</c:v>
                      </c:pt>
                      <c:pt idx="314">
                        <c:v>0</c:v>
                      </c:pt>
                      <c:pt idx="315">
                        <c:v>0</c:v>
                      </c:pt>
                      <c:pt idx="316">
                        <c:v>0</c:v>
                      </c:pt>
                      <c:pt idx="317">
                        <c:v>0</c:v>
                      </c:pt>
                      <c:pt idx="318">
                        <c:v>0</c:v>
                      </c:pt>
                      <c:pt idx="319">
                        <c:v>0</c:v>
                      </c:pt>
                      <c:pt idx="320">
                        <c:v>0</c:v>
                      </c:pt>
                      <c:pt idx="321">
                        <c:v>0</c:v>
                      </c:pt>
                      <c:pt idx="322">
                        <c:v>0</c:v>
                      </c:pt>
                      <c:pt idx="323">
                        <c:v>0</c:v>
                      </c:pt>
                      <c:pt idx="324">
                        <c:v>0</c:v>
                      </c:pt>
                      <c:pt idx="325">
                        <c:v>0</c:v>
                      </c:pt>
                      <c:pt idx="326">
                        <c:v>0</c:v>
                      </c:pt>
                      <c:pt idx="327">
                        <c:v>0</c:v>
                      </c:pt>
                      <c:pt idx="328">
                        <c:v>0</c:v>
                      </c:pt>
                      <c:pt idx="329">
                        <c:v>0</c:v>
                      </c:pt>
                      <c:pt idx="330">
                        <c:v>0</c:v>
                      </c:pt>
                      <c:pt idx="331">
                        <c:v>0</c:v>
                      </c:pt>
                      <c:pt idx="332">
                        <c:v>0</c:v>
                      </c:pt>
                      <c:pt idx="333">
                        <c:v>0</c:v>
                      </c:pt>
                      <c:pt idx="334">
                        <c:v>0</c:v>
                      </c:pt>
                      <c:pt idx="335">
                        <c:v>0</c:v>
                      </c:pt>
                      <c:pt idx="336">
                        <c:v>0</c:v>
                      </c:pt>
                      <c:pt idx="337">
                        <c:v>0</c:v>
                      </c:pt>
                      <c:pt idx="338">
                        <c:v>0</c:v>
                      </c:pt>
                      <c:pt idx="339">
                        <c:v>0</c:v>
                      </c:pt>
                      <c:pt idx="340">
                        <c:v>0</c:v>
                      </c:pt>
                      <c:pt idx="341">
                        <c:v>0</c:v>
                      </c:pt>
                      <c:pt idx="342">
                        <c:v>0</c:v>
                      </c:pt>
                      <c:pt idx="343">
                        <c:v>0</c:v>
                      </c:pt>
                      <c:pt idx="344">
                        <c:v>0</c:v>
                      </c:pt>
                      <c:pt idx="345">
                        <c:v>0</c:v>
                      </c:pt>
                      <c:pt idx="346">
                        <c:v>0</c:v>
                      </c:pt>
                      <c:pt idx="347">
                        <c:v>0</c:v>
                      </c:pt>
                      <c:pt idx="348">
                        <c:v>0</c:v>
                      </c:pt>
                      <c:pt idx="349">
                        <c:v>0</c:v>
                      </c:pt>
                      <c:pt idx="350">
                        <c:v>0</c:v>
                      </c:pt>
                      <c:pt idx="351">
                        <c:v>8.85601273341282E-2</c:v>
                      </c:pt>
                      <c:pt idx="352">
                        <c:v>0.38124011527024398</c:v>
                      </c:pt>
                      <c:pt idx="353">
                        <c:v>0.66453270630500405</c:v>
                      </c:pt>
                      <c:pt idx="354">
                        <c:v>0.93146229665292601</c:v>
                      </c:pt>
                      <c:pt idx="355">
                        <c:v>1.1754561939111301</c:v>
                      </c:pt>
                      <c:pt idx="356">
                        <c:v>1.3905064585597899</c:v>
                      </c:pt>
                      <c:pt idx="357">
                        <c:v>1.5713178393723499</c:v>
                      </c:pt>
                      <c:pt idx="358">
                        <c:v>1.71343816007464</c:v>
                      </c:pt>
                      <c:pt idx="359">
                        <c:v>1.81336794670066</c:v>
                      </c:pt>
                      <c:pt idx="360">
                        <c:v>1.8686465962557399</c:v>
                      </c:pt>
                      <c:pt idx="361">
                        <c:v>1.8779129649285</c:v>
                      </c:pt>
                      <c:pt idx="362">
                        <c:v>1.84093888396892</c:v>
                      </c:pt>
                      <c:pt idx="363">
                        <c:v>1.7586347779601501</c:v>
                      </c:pt>
                      <c:pt idx="364">
                        <c:v>1.6330272471438001</c:v>
                      </c:pt>
                      <c:pt idx="365">
                        <c:v>1.46720916579606</c:v>
                      </c:pt>
                      <c:pt idx="366">
                        <c:v>1.2652635253983699</c:v>
                      </c:pt>
                      <c:pt idx="367">
                        <c:v>1.0321628978364901</c:v>
                      </c:pt>
                      <c:pt idx="368">
                        <c:v>0.77364699417760396</c:v>
                      </c:pt>
                      <c:pt idx="369">
                        <c:v>0.496081333934901</c:v>
                      </c:pt>
                      <c:pt idx="370">
                        <c:v>0.20630050485116599</c:v>
                      </c:pt>
                      <c:pt idx="371">
                        <c:v>0</c:v>
                      </c:pt>
                      <c:pt idx="372">
                        <c:v>0</c:v>
                      </c:pt>
                      <c:pt idx="373">
                        <c:v>0</c:v>
                      </c:pt>
                      <c:pt idx="374">
                        <c:v>0</c:v>
                      </c:pt>
                      <c:pt idx="375">
                        <c:v>0</c:v>
                      </c:pt>
                      <c:pt idx="376">
                        <c:v>0</c:v>
                      </c:pt>
                      <c:pt idx="377">
                        <c:v>0</c:v>
                      </c:pt>
                      <c:pt idx="378">
                        <c:v>0</c:v>
                      </c:pt>
                      <c:pt idx="379">
                        <c:v>0</c:v>
                      </c:pt>
                      <c:pt idx="380">
                        <c:v>0</c:v>
                      </c:pt>
                      <c:pt idx="381">
                        <c:v>0</c:v>
                      </c:pt>
                      <c:pt idx="382">
                        <c:v>0</c:v>
                      </c:pt>
                      <c:pt idx="383">
                        <c:v>0</c:v>
                      </c:pt>
                      <c:pt idx="384">
                        <c:v>0</c:v>
                      </c:pt>
                      <c:pt idx="385">
                        <c:v>0</c:v>
                      </c:pt>
                      <c:pt idx="386">
                        <c:v>0</c:v>
                      </c:pt>
                      <c:pt idx="387">
                        <c:v>0</c:v>
                      </c:pt>
                      <c:pt idx="388">
                        <c:v>0</c:v>
                      </c:pt>
                      <c:pt idx="389">
                        <c:v>0</c:v>
                      </c:pt>
                      <c:pt idx="390">
                        <c:v>0</c:v>
                      </c:pt>
                      <c:pt idx="391">
                        <c:v>0</c:v>
                      </c:pt>
                      <c:pt idx="392">
                        <c:v>0</c:v>
                      </c:pt>
                      <c:pt idx="393">
                        <c:v>0</c:v>
                      </c:pt>
                      <c:pt idx="394">
                        <c:v>0</c:v>
                      </c:pt>
                      <c:pt idx="395">
                        <c:v>0</c:v>
                      </c:pt>
                      <c:pt idx="396">
                        <c:v>0</c:v>
                      </c:pt>
                      <c:pt idx="397">
                        <c:v>0</c:v>
                      </c:pt>
                      <c:pt idx="398">
                        <c:v>0</c:v>
                      </c:pt>
                      <c:pt idx="399">
                        <c:v>0</c:v>
                      </c:pt>
                    </c:numCache>
                  </c:numRef>
                </c:val>
                <c:smooth val="0"/>
                <c:extLst>
                  <c:ext xmlns:c16="http://schemas.microsoft.com/office/drawing/2014/chart" uri="{C3380CC4-5D6E-409C-BE32-E72D297353CC}">
                    <c16:uniqueId val="{00000002-9DA6-E34D-9F5B-AE7A4AB721A6}"/>
                  </c:ext>
                </c:extLst>
              </c15:ser>
            </c15:filteredLineSeries>
            <c15:filteredLineSeries>
              <c15:ser>
                <c:idx val="1"/>
                <c:order val="3"/>
                <c:tx>
                  <c:strRef>
                    <c:extLst xmlns:c15="http://schemas.microsoft.com/office/drawing/2012/chart">
                      <c:ext xmlns:c15="http://schemas.microsoft.com/office/drawing/2012/chart" uri="{02D57815-91ED-43cb-92C2-25804820EDAC}">
                        <c15:formulaRef>
                          <c15:sqref>'Sheet 1 - time_vs_LAEL_LVEL_ (1'!$B$1</c15:sqref>
                        </c15:formulaRef>
                      </c:ext>
                    </c:extLst>
                    <c:strCache>
                      <c:ptCount val="1"/>
                      <c:pt idx="0">
                        <c:v>atrium</c:v>
                      </c:pt>
                    </c:strCache>
                  </c:strRef>
                </c:tx>
                <c:marker>
                  <c:symbol val="none"/>
                </c:marker>
                <c:cat>
                  <c:numRef>
                    <c:extLst xmlns:c15="http://schemas.microsoft.com/office/drawing/2012/chart">
                      <c:ext xmlns:c15="http://schemas.microsoft.com/office/drawing/2012/chart" uri="{02D57815-91ED-43cb-92C2-25804820EDAC}">
                        <c15:formulaRef>
                          <c15:sqref>'Sheet 1 - time_vs_LAEL_LVEL_ (1'!$A$2:$A$401</c15:sqref>
                        </c15:formulaRef>
                      </c:ext>
                    </c:extLst>
                    <c:numCache>
                      <c:formatCode>0.000</c:formatCode>
                      <c:ptCount val="400"/>
                      <c:pt idx="0">
                        <c:v>0</c:v>
                      </c:pt>
                      <c:pt idx="1">
                        <c:v>4.9999999999998934E-3</c:v>
                      </c:pt>
                      <c:pt idx="2">
                        <c:v>9.9999999999997868E-3</c:v>
                      </c:pt>
                      <c:pt idx="3">
                        <c:v>1.499999999999968E-2</c:v>
                      </c:pt>
                      <c:pt idx="4">
                        <c:v>1.9999999999999574E-2</c:v>
                      </c:pt>
                      <c:pt idx="5">
                        <c:v>2.5000000000000355E-2</c:v>
                      </c:pt>
                      <c:pt idx="6">
                        <c:v>3.0000000000000249E-2</c:v>
                      </c:pt>
                      <c:pt idx="7">
                        <c:v>3.5000000000000142E-2</c:v>
                      </c:pt>
                      <c:pt idx="8">
                        <c:v>4.0000000000000036E-2</c:v>
                      </c:pt>
                      <c:pt idx="9">
                        <c:v>4.4999999999999929E-2</c:v>
                      </c:pt>
                      <c:pt idx="10">
                        <c:v>4.9999999999999822E-2</c:v>
                      </c:pt>
                      <c:pt idx="11">
                        <c:v>5.4999999999999716E-2</c:v>
                      </c:pt>
                      <c:pt idx="12">
                        <c:v>5.9999999999999609E-2</c:v>
                      </c:pt>
                      <c:pt idx="13">
                        <c:v>6.5000000000000391E-2</c:v>
                      </c:pt>
                      <c:pt idx="14">
                        <c:v>7.0000000000000284E-2</c:v>
                      </c:pt>
                      <c:pt idx="15">
                        <c:v>7.5000000000000178E-2</c:v>
                      </c:pt>
                      <c:pt idx="16">
                        <c:v>8.0000000000000071E-2</c:v>
                      </c:pt>
                      <c:pt idx="17">
                        <c:v>8.4999999999999964E-2</c:v>
                      </c:pt>
                      <c:pt idx="18">
                        <c:v>8.9999999999999858E-2</c:v>
                      </c:pt>
                      <c:pt idx="19">
                        <c:v>9.4999999999999751E-2</c:v>
                      </c:pt>
                      <c:pt idx="20">
                        <c:v>9.9999999999999645E-2</c:v>
                      </c:pt>
                      <c:pt idx="21">
                        <c:v>0.10500000000000043</c:v>
                      </c:pt>
                      <c:pt idx="22">
                        <c:v>0.11000000000000032</c:v>
                      </c:pt>
                      <c:pt idx="23">
                        <c:v>0.11500000000000021</c:v>
                      </c:pt>
                      <c:pt idx="24">
                        <c:v>0.12000000000000011</c:v>
                      </c:pt>
                      <c:pt idx="25">
                        <c:v>0.125</c:v>
                      </c:pt>
                      <c:pt idx="26">
                        <c:v>0.12999999999999989</c:v>
                      </c:pt>
                      <c:pt idx="27">
                        <c:v>0.13499999999999979</c:v>
                      </c:pt>
                      <c:pt idx="28">
                        <c:v>0.13999999999999968</c:v>
                      </c:pt>
                      <c:pt idx="29">
                        <c:v>0.14499999999999957</c:v>
                      </c:pt>
                      <c:pt idx="30">
                        <c:v>0.15000000000000036</c:v>
                      </c:pt>
                      <c:pt idx="31">
                        <c:v>0.15500000000000025</c:v>
                      </c:pt>
                      <c:pt idx="32">
                        <c:v>0.16000000000000014</c:v>
                      </c:pt>
                      <c:pt idx="33">
                        <c:v>0.16500000000000004</c:v>
                      </c:pt>
                      <c:pt idx="34">
                        <c:v>0.16999999999999993</c:v>
                      </c:pt>
                      <c:pt idx="35">
                        <c:v>0.17499999999999982</c:v>
                      </c:pt>
                      <c:pt idx="36">
                        <c:v>0.17999999999999972</c:v>
                      </c:pt>
                      <c:pt idx="37">
                        <c:v>0.18499999999999961</c:v>
                      </c:pt>
                      <c:pt idx="38">
                        <c:v>0.19000000000000039</c:v>
                      </c:pt>
                      <c:pt idx="39">
                        <c:v>0.19500000000000028</c:v>
                      </c:pt>
                      <c:pt idx="40">
                        <c:v>0.20000000000000018</c:v>
                      </c:pt>
                      <c:pt idx="41">
                        <c:v>0.20500000000000007</c:v>
                      </c:pt>
                      <c:pt idx="42">
                        <c:v>0.20999999999999996</c:v>
                      </c:pt>
                      <c:pt idx="43">
                        <c:v>0.21499999999999986</c:v>
                      </c:pt>
                      <c:pt idx="44">
                        <c:v>0.21999999999999975</c:v>
                      </c:pt>
                      <c:pt idx="45">
                        <c:v>0.22499999999999964</c:v>
                      </c:pt>
                      <c:pt idx="46">
                        <c:v>0.23000000000000043</c:v>
                      </c:pt>
                      <c:pt idx="47">
                        <c:v>0.23500000000000032</c:v>
                      </c:pt>
                      <c:pt idx="48">
                        <c:v>0.24000000000000021</c:v>
                      </c:pt>
                      <c:pt idx="49">
                        <c:v>0.24500000000000011</c:v>
                      </c:pt>
                      <c:pt idx="50">
                        <c:v>0.25</c:v>
                      </c:pt>
                      <c:pt idx="51">
                        <c:v>0.25499999999999989</c:v>
                      </c:pt>
                      <c:pt idx="52">
                        <c:v>0.25999999999999979</c:v>
                      </c:pt>
                      <c:pt idx="53">
                        <c:v>0.26499999999999968</c:v>
                      </c:pt>
                      <c:pt idx="54">
                        <c:v>0.26999999999999957</c:v>
                      </c:pt>
                      <c:pt idx="55">
                        <c:v>0.27500000000000036</c:v>
                      </c:pt>
                      <c:pt idx="56">
                        <c:v>0.28000000000000025</c:v>
                      </c:pt>
                      <c:pt idx="57">
                        <c:v>0.28500000000000014</c:v>
                      </c:pt>
                      <c:pt idx="58">
                        <c:v>0.29000000000000004</c:v>
                      </c:pt>
                      <c:pt idx="59">
                        <c:v>0.29499999999999993</c:v>
                      </c:pt>
                      <c:pt idx="60">
                        <c:v>0.29999999999999982</c:v>
                      </c:pt>
                      <c:pt idx="61">
                        <c:v>0.30499999999999972</c:v>
                      </c:pt>
                      <c:pt idx="62">
                        <c:v>0.30999999999999961</c:v>
                      </c:pt>
                      <c:pt idx="63">
                        <c:v>0.31500000000000039</c:v>
                      </c:pt>
                      <c:pt idx="64">
                        <c:v>0.32000000000000028</c:v>
                      </c:pt>
                      <c:pt idx="65">
                        <c:v>0.32500000000000018</c:v>
                      </c:pt>
                      <c:pt idx="66">
                        <c:v>0.33000000000000007</c:v>
                      </c:pt>
                      <c:pt idx="67">
                        <c:v>0.33499999999999996</c:v>
                      </c:pt>
                      <c:pt idx="68">
                        <c:v>0.33999999999999986</c:v>
                      </c:pt>
                      <c:pt idx="69">
                        <c:v>0.34499999999999975</c:v>
                      </c:pt>
                      <c:pt idx="70">
                        <c:v>0.34999999999999964</c:v>
                      </c:pt>
                      <c:pt idx="71">
                        <c:v>0.35500000000000043</c:v>
                      </c:pt>
                      <c:pt idx="72">
                        <c:v>0.36000000000000032</c:v>
                      </c:pt>
                      <c:pt idx="73">
                        <c:v>0.36500000000000021</c:v>
                      </c:pt>
                      <c:pt idx="74">
                        <c:v>0.37000000000000011</c:v>
                      </c:pt>
                      <c:pt idx="75">
                        <c:v>0.375</c:v>
                      </c:pt>
                      <c:pt idx="76">
                        <c:v>0.37999999999999989</c:v>
                      </c:pt>
                      <c:pt idx="77">
                        <c:v>0.38499999999999979</c:v>
                      </c:pt>
                      <c:pt idx="78">
                        <c:v>0.38999999999999968</c:v>
                      </c:pt>
                      <c:pt idx="79">
                        <c:v>0.39499999999999957</c:v>
                      </c:pt>
                      <c:pt idx="80">
                        <c:v>0.40000000000000036</c:v>
                      </c:pt>
                      <c:pt idx="81">
                        <c:v>0.40500000000000025</c:v>
                      </c:pt>
                      <c:pt idx="82">
                        <c:v>0.41000000000000014</c:v>
                      </c:pt>
                      <c:pt idx="83">
                        <c:v>0.41500000000000004</c:v>
                      </c:pt>
                      <c:pt idx="84">
                        <c:v>0.41999999999999993</c:v>
                      </c:pt>
                      <c:pt idx="85">
                        <c:v>0.42499999999999982</c:v>
                      </c:pt>
                      <c:pt idx="86">
                        <c:v>0.42999999999999972</c:v>
                      </c:pt>
                      <c:pt idx="87">
                        <c:v>0.43499999999999961</c:v>
                      </c:pt>
                      <c:pt idx="88">
                        <c:v>0.44000000000000039</c:v>
                      </c:pt>
                      <c:pt idx="89">
                        <c:v>0.44500000000000028</c:v>
                      </c:pt>
                      <c:pt idx="90">
                        <c:v>0.45000000000000018</c:v>
                      </c:pt>
                      <c:pt idx="91">
                        <c:v>0.45500000000000007</c:v>
                      </c:pt>
                      <c:pt idx="92">
                        <c:v>0.45999999999999996</c:v>
                      </c:pt>
                      <c:pt idx="93">
                        <c:v>0.46499999999999986</c:v>
                      </c:pt>
                      <c:pt idx="94">
                        <c:v>0.46999999999999975</c:v>
                      </c:pt>
                      <c:pt idx="95">
                        <c:v>0.47499999999999964</c:v>
                      </c:pt>
                      <c:pt idx="96">
                        <c:v>0.48000000000000043</c:v>
                      </c:pt>
                      <c:pt idx="97">
                        <c:v>0.48500000000000032</c:v>
                      </c:pt>
                      <c:pt idx="98">
                        <c:v>0.49000000000000021</c:v>
                      </c:pt>
                      <c:pt idx="99">
                        <c:v>0.49500000000000011</c:v>
                      </c:pt>
                      <c:pt idx="100">
                        <c:v>0.5</c:v>
                      </c:pt>
                      <c:pt idx="101">
                        <c:v>0.50499999999999989</c:v>
                      </c:pt>
                      <c:pt idx="102">
                        <c:v>0.50999999999999979</c:v>
                      </c:pt>
                      <c:pt idx="103">
                        <c:v>0.51499999999999968</c:v>
                      </c:pt>
                      <c:pt idx="104">
                        <c:v>0.51999999999999957</c:v>
                      </c:pt>
                      <c:pt idx="105">
                        <c:v>0.52500000000000036</c:v>
                      </c:pt>
                      <c:pt idx="106">
                        <c:v>0.53000000000000025</c:v>
                      </c:pt>
                      <c:pt idx="107">
                        <c:v>0.53500000000000014</c:v>
                      </c:pt>
                      <c:pt idx="108">
                        <c:v>0.54</c:v>
                      </c:pt>
                      <c:pt idx="109">
                        <c:v>0.54499999999999993</c:v>
                      </c:pt>
                      <c:pt idx="110">
                        <c:v>0.54999999999999982</c:v>
                      </c:pt>
                      <c:pt idx="111">
                        <c:v>0.55499999999999972</c:v>
                      </c:pt>
                      <c:pt idx="112">
                        <c:v>0.55999999999999961</c:v>
                      </c:pt>
                      <c:pt idx="113">
                        <c:v>0.56500000000000039</c:v>
                      </c:pt>
                      <c:pt idx="114">
                        <c:v>0.57000000000000028</c:v>
                      </c:pt>
                      <c:pt idx="115">
                        <c:v>0.57500000000000018</c:v>
                      </c:pt>
                      <c:pt idx="116">
                        <c:v>0.58000000000000007</c:v>
                      </c:pt>
                      <c:pt idx="117">
                        <c:v>0.58499999999999996</c:v>
                      </c:pt>
                      <c:pt idx="118">
                        <c:v>0.58999999999999986</c:v>
                      </c:pt>
                      <c:pt idx="119">
                        <c:v>0.59499999999999975</c:v>
                      </c:pt>
                      <c:pt idx="120">
                        <c:v>0.59999999999999964</c:v>
                      </c:pt>
                      <c:pt idx="121">
                        <c:v>0.60500000000000043</c:v>
                      </c:pt>
                      <c:pt idx="122">
                        <c:v>0.61000000000000032</c:v>
                      </c:pt>
                      <c:pt idx="123">
                        <c:v>0.61500000000000021</c:v>
                      </c:pt>
                      <c:pt idx="124">
                        <c:v>0.62000000000000011</c:v>
                      </c:pt>
                      <c:pt idx="125">
                        <c:v>0.625</c:v>
                      </c:pt>
                      <c:pt idx="126">
                        <c:v>0.62999999999999989</c:v>
                      </c:pt>
                      <c:pt idx="127">
                        <c:v>0.63499999999999979</c:v>
                      </c:pt>
                      <c:pt idx="128">
                        <c:v>0.63999999999999968</c:v>
                      </c:pt>
                      <c:pt idx="129">
                        <c:v>0.64499999999999957</c:v>
                      </c:pt>
                      <c:pt idx="130">
                        <c:v>0.65000000000000036</c:v>
                      </c:pt>
                      <c:pt idx="131">
                        <c:v>0.65500000000000025</c:v>
                      </c:pt>
                      <c:pt idx="132">
                        <c:v>0.66000000000000014</c:v>
                      </c:pt>
                      <c:pt idx="133">
                        <c:v>0.66500000000000004</c:v>
                      </c:pt>
                      <c:pt idx="134">
                        <c:v>0.66999999999999993</c:v>
                      </c:pt>
                      <c:pt idx="135">
                        <c:v>0.67499999999999982</c:v>
                      </c:pt>
                      <c:pt idx="136">
                        <c:v>0.67999999999999972</c:v>
                      </c:pt>
                      <c:pt idx="137">
                        <c:v>0.68499999999999961</c:v>
                      </c:pt>
                      <c:pt idx="138">
                        <c:v>0.69000000000000039</c:v>
                      </c:pt>
                      <c:pt idx="139">
                        <c:v>0.69500000000000028</c:v>
                      </c:pt>
                      <c:pt idx="140">
                        <c:v>0.70000000000000018</c:v>
                      </c:pt>
                      <c:pt idx="141">
                        <c:v>0.70500000000000007</c:v>
                      </c:pt>
                      <c:pt idx="142">
                        <c:v>0.71</c:v>
                      </c:pt>
                      <c:pt idx="143">
                        <c:v>0.71499999999999986</c:v>
                      </c:pt>
                      <c:pt idx="144">
                        <c:v>0.71999999999999975</c:v>
                      </c:pt>
                      <c:pt idx="145">
                        <c:v>0.72499999999999964</c:v>
                      </c:pt>
                      <c:pt idx="146">
                        <c:v>0.73000000000000043</c:v>
                      </c:pt>
                      <c:pt idx="147">
                        <c:v>0.73500000000000032</c:v>
                      </c:pt>
                      <c:pt idx="148">
                        <c:v>0.74000000000000021</c:v>
                      </c:pt>
                      <c:pt idx="149">
                        <c:v>0.74500000000000011</c:v>
                      </c:pt>
                      <c:pt idx="150">
                        <c:v>0.75</c:v>
                      </c:pt>
                      <c:pt idx="151">
                        <c:v>0.75499999999999989</c:v>
                      </c:pt>
                      <c:pt idx="152">
                        <c:v>0.75999999999999979</c:v>
                      </c:pt>
                      <c:pt idx="153">
                        <c:v>0.76499999999999968</c:v>
                      </c:pt>
                      <c:pt idx="154">
                        <c:v>0.76999999999999957</c:v>
                      </c:pt>
                      <c:pt idx="155">
                        <c:v>0.77500000000000036</c:v>
                      </c:pt>
                      <c:pt idx="156">
                        <c:v>0.78000000000000025</c:v>
                      </c:pt>
                      <c:pt idx="157">
                        <c:v>0.78500000000000014</c:v>
                      </c:pt>
                      <c:pt idx="158">
                        <c:v>0.79</c:v>
                      </c:pt>
                      <c:pt idx="159">
                        <c:v>0.79499999999999993</c:v>
                      </c:pt>
                      <c:pt idx="160">
                        <c:v>0.79999999999999982</c:v>
                      </c:pt>
                      <c:pt idx="161">
                        <c:v>0.80499999999999972</c:v>
                      </c:pt>
                      <c:pt idx="162">
                        <c:v>0.80999999999999961</c:v>
                      </c:pt>
                      <c:pt idx="163">
                        <c:v>0.81500000000000039</c:v>
                      </c:pt>
                      <c:pt idx="164">
                        <c:v>0.82000000000000028</c:v>
                      </c:pt>
                      <c:pt idx="165">
                        <c:v>0.82500000000000018</c:v>
                      </c:pt>
                      <c:pt idx="166">
                        <c:v>0.83000000000000007</c:v>
                      </c:pt>
                      <c:pt idx="167">
                        <c:v>0.83499999999999996</c:v>
                      </c:pt>
                      <c:pt idx="168">
                        <c:v>0.83999999999999986</c:v>
                      </c:pt>
                      <c:pt idx="169">
                        <c:v>0.84499999999999975</c:v>
                      </c:pt>
                      <c:pt idx="170">
                        <c:v>0.84999999999999964</c:v>
                      </c:pt>
                      <c:pt idx="171">
                        <c:v>0.85500000000000043</c:v>
                      </c:pt>
                      <c:pt idx="172">
                        <c:v>0.86000000000000032</c:v>
                      </c:pt>
                      <c:pt idx="173">
                        <c:v>0.86500000000000021</c:v>
                      </c:pt>
                      <c:pt idx="174">
                        <c:v>0.87000000000000011</c:v>
                      </c:pt>
                      <c:pt idx="175">
                        <c:v>0.875</c:v>
                      </c:pt>
                      <c:pt idx="176">
                        <c:v>0.87999999999999989</c:v>
                      </c:pt>
                      <c:pt idx="177">
                        <c:v>0.88499999999999979</c:v>
                      </c:pt>
                      <c:pt idx="178">
                        <c:v>0.88999999999999968</c:v>
                      </c:pt>
                      <c:pt idx="179">
                        <c:v>0.89499999999999957</c:v>
                      </c:pt>
                      <c:pt idx="180">
                        <c:v>0.90000000000000036</c:v>
                      </c:pt>
                      <c:pt idx="181">
                        <c:v>0.90500000000000025</c:v>
                      </c:pt>
                      <c:pt idx="182">
                        <c:v>0.91000000000000014</c:v>
                      </c:pt>
                      <c:pt idx="183">
                        <c:v>0.91500000000000004</c:v>
                      </c:pt>
                      <c:pt idx="184">
                        <c:v>0.91999999999999993</c:v>
                      </c:pt>
                      <c:pt idx="185">
                        <c:v>0.92499999999999982</c:v>
                      </c:pt>
                      <c:pt idx="186">
                        <c:v>0.92999999999999972</c:v>
                      </c:pt>
                      <c:pt idx="187">
                        <c:v>0.93499999999999961</c:v>
                      </c:pt>
                      <c:pt idx="188">
                        <c:v>0.94000000000000039</c:v>
                      </c:pt>
                      <c:pt idx="189">
                        <c:v>0.94500000000000028</c:v>
                      </c:pt>
                      <c:pt idx="190">
                        <c:v>0.95000000000000018</c:v>
                      </c:pt>
                      <c:pt idx="191">
                        <c:v>0.95500000000000007</c:v>
                      </c:pt>
                      <c:pt idx="192">
                        <c:v>0.96</c:v>
                      </c:pt>
                      <c:pt idx="193">
                        <c:v>0.96499999999999986</c:v>
                      </c:pt>
                      <c:pt idx="194">
                        <c:v>0.96999999999999975</c:v>
                      </c:pt>
                      <c:pt idx="195">
                        <c:v>0.97499999999999964</c:v>
                      </c:pt>
                      <c:pt idx="196">
                        <c:v>0.98000000000000043</c:v>
                      </c:pt>
                      <c:pt idx="197">
                        <c:v>0.98500000000000032</c:v>
                      </c:pt>
                      <c:pt idx="198">
                        <c:v>0.99000000000000021</c:v>
                      </c:pt>
                      <c:pt idx="199">
                        <c:v>0.99500000000000011</c:v>
                      </c:pt>
                      <c:pt idx="200">
                        <c:v>1</c:v>
                      </c:pt>
                      <c:pt idx="201">
                        <c:v>1.0049999999999999</c:v>
                      </c:pt>
                      <c:pt idx="202">
                        <c:v>1.0099999999999998</c:v>
                      </c:pt>
                      <c:pt idx="203">
                        <c:v>1.0149999999999997</c:v>
                      </c:pt>
                      <c:pt idx="204">
                        <c:v>1.0199999999999996</c:v>
                      </c:pt>
                      <c:pt idx="205">
                        <c:v>1.0250000000000004</c:v>
                      </c:pt>
                      <c:pt idx="206">
                        <c:v>1.0300000000000002</c:v>
                      </c:pt>
                      <c:pt idx="207">
                        <c:v>1.0350000000000001</c:v>
                      </c:pt>
                      <c:pt idx="208">
                        <c:v>1.04</c:v>
                      </c:pt>
                      <c:pt idx="209">
                        <c:v>1.0449999999999999</c:v>
                      </c:pt>
                      <c:pt idx="210">
                        <c:v>1.0499999999999998</c:v>
                      </c:pt>
                      <c:pt idx="211">
                        <c:v>1.0549999999999997</c:v>
                      </c:pt>
                      <c:pt idx="212">
                        <c:v>1.0599999999999996</c:v>
                      </c:pt>
                      <c:pt idx="213">
                        <c:v>1.0650000000000004</c:v>
                      </c:pt>
                      <c:pt idx="214">
                        <c:v>1.0700000000000003</c:v>
                      </c:pt>
                      <c:pt idx="215">
                        <c:v>1.0750000000000002</c:v>
                      </c:pt>
                      <c:pt idx="216">
                        <c:v>1.08</c:v>
                      </c:pt>
                      <c:pt idx="217">
                        <c:v>1.085</c:v>
                      </c:pt>
                      <c:pt idx="218">
                        <c:v>1.0899999999999999</c:v>
                      </c:pt>
                      <c:pt idx="219">
                        <c:v>1.0949999999999998</c:v>
                      </c:pt>
                      <c:pt idx="220">
                        <c:v>1.0999999999999996</c:v>
                      </c:pt>
                      <c:pt idx="221">
                        <c:v>1.1050000000000004</c:v>
                      </c:pt>
                      <c:pt idx="222">
                        <c:v>1.1100000000000003</c:v>
                      </c:pt>
                      <c:pt idx="223">
                        <c:v>1.1150000000000002</c:v>
                      </c:pt>
                      <c:pt idx="224">
                        <c:v>1.1200000000000001</c:v>
                      </c:pt>
                      <c:pt idx="225">
                        <c:v>1.125</c:v>
                      </c:pt>
                      <c:pt idx="226">
                        <c:v>1.1299999999999999</c:v>
                      </c:pt>
                      <c:pt idx="227">
                        <c:v>1.1349999999999998</c:v>
                      </c:pt>
                      <c:pt idx="228">
                        <c:v>1.1399999999999997</c:v>
                      </c:pt>
                      <c:pt idx="229">
                        <c:v>1.1449999999999996</c:v>
                      </c:pt>
                      <c:pt idx="230">
                        <c:v>1.1500000000000004</c:v>
                      </c:pt>
                      <c:pt idx="231">
                        <c:v>1.1550000000000002</c:v>
                      </c:pt>
                      <c:pt idx="232">
                        <c:v>1.1600000000000001</c:v>
                      </c:pt>
                      <c:pt idx="233">
                        <c:v>1.165</c:v>
                      </c:pt>
                      <c:pt idx="234">
                        <c:v>1.17</c:v>
                      </c:pt>
                      <c:pt idx="235">
                        <c:v>1.1749999999999998</c:v>
                      </c:pt>
                      <c:pt idx="236">
                        <c:v>1.1799999999999997</c:v>
                      </c:pt>
                      <c:pt idx="237">
                        <c:v>1.1849999999999996</c:v>
                      </c:pt>
                      <c:pt idx="238">
                        <c:v>1.1900000000000004</c:v>
                      </c:pt>
                      <c:pt idx="239">
                        <c:v>1.1950000000000003</c:v>
                      </c:pt>
                      <c:pt idx="240">
                        <c:v>1.2000000000000002</c:v>
                      </c:pt>
                      <c:pt idx="241">
                        <c:v>1.2050000000000001</c:v>
                      </c:pt>
                      <c:pt idx="242">
                        <c:v>1.21</c:v>
                      </c:pt>
                      <c:pt idx="243">
                        <c:v>1.2149999999999999</c:v>
                      </c:pt>
                      <c:pt idx="244">
                        <c:v>1.2199999999999998</c:v>
                      </c:pt>
                      <c:pt idx="245">
                        <c:v>1.2249999999999996</c:v>
                      </c:pt>
                      <c:pt idx="246">
                        <c:v>1.2300000000000004</c:v>
                      </c:pt>
                      <c:pt idx="247">
                        <c:v>1.2350000000000003</c:v>
                      </c:pt>
                      <c:pt idx="248">
                        <c:v>1.2400000000000002</c:v>
                      </c:pt>
                      <c:pt idx="249">
                        <c:v>1.2450000000000001</c:v>
                      </c:pt>
                      <c:pt idx="250">
                        <c:v>1.25</c:v>
                      </c:pt>
                      <c:pt idx="251">
                        <c:v>1.2549999999999999</c:v>
                      </c:pt>
                      <c:pt idx="252">
                        <c:v>1.2599999999999998</c:v>
                      </c:pt>
                      <c:pt idx="253">
                        <c:v>1.2649999999999997</c:v>
                      </c:pt>
                      <c:pt idx="254">
                        <c:v>1.2699999999999996</c:v>
                      </c:pt>
                      <c:pt idx="255">
                        <c:v>1.2750000000000004</c:v>
                      </c:pt>
                      <c:pt idx="256">
                        <c:v>1.2800000000000002</c:v>
                      </c:pt>
                      <c:pt idx="257">
                        <c:v>1.2850000000000001</c:v>
                      </c:pt>
                      <c:pt idx="258">
                        <c:v>1.29</c:v>
                      </c:pt>
                      <c:pt idx="259">
                        <c:v>1.2949999999999999</c:v>
                      </c:pt>
                      <c:pt idx="260">
                        <c:v>1.2999999999999998</c:v>
                      </c:pt>
                      <c:pt idx="261">
                        <c:v>1.3049999999999997</c:v>
                      </c:pt>
                      <c:pt idx="262">
                        <c:v>1.3099999999999996</c:v>
                      </c:pt>
                      <c:pt idx="263">
                        <c:v>1.3150000000000004</c:v>
                      </c:pt>
                      <c:pt idx="264">
                        <c:v>1.3200000000000003</c:v>
                      </c:pt>
                      <c:pt idx="265">
                        <c:v>1.3250000000000002</c:v>
                      </c:pt>
                      <c:pt idx="266">
                        <c:v>1.33</c:v>
                      </c:pt>
                      <c:pt idx="267">
                        <c:v>1.335</c:v>
                      </c:pt>
                      <c:pt idx="268">
                        <c:v>1.3399999999999999</c:v>
                      </c:pt>
                      <c:pt idx="269">
                        <c:v>1.3449999999999998</c:v>
                      </c:pt>
                      <c:pt idx="270">
                        <c:v>1.3499999999999996</c:v>
                      </c:pt>
                      <c:pt idx="271">
                        <c:v>1.3550000000000004</c:v>
                      </c:pt>
                      <c:pt idx="272">
                        <c:v>1.3600000000000003</c:v>
                      </c:pt>
                      <c:pt idx="273">
                        <c:v>1.3650000000000002</c:v>
                      </c:pt>
                      <c:pt idx="274">
                        <c:v>1.37</c:v>
                      </c:pt>
                      <c:pt idx="275">
                        <c:v>1.375</c:v>
                      </c:pt>
                      <c:pt idx="276">
                        <c:v>1.38</c:v>
                      </c:pt>
                      <c:pt idx="277">
                        <c:v>1.3849999999999998</c:v>
                      </c:pt>
                      <c:pt idx="278">
                        <c:v>1.3899999999999997</c:v>
                      </c:pt>
                      <c:pt idx="279">
                        <c:v>1.3949999999999996</c:v>
                      </c:pt>
                      <c:pt idx="280">
                        <c:v>1.4000000000000004</c:v>
                      </c:pt>
                      <c:pt idx="281">
                        <c:v>1.4050000000000002</c:v>
                      </c:pt>
                      <c:pt idx="282">
                        <c:v>1.4100000000000001</c:v>
                      </c:pt>
                      <c:pt idx="283">
                        <c:v>1.415</c:v>
                      </c:pt>
                      <c:pt idx="284">
                        <c:v>1.42</c:v>
                      </c:pt>
                      <c:pt idx="285">
                        <c:v>1.4249999999999998</c:v>
                      </c:pt>
                      <c:pt idx="286">
                        <c:v>1.4299999999999997</c:v>
                      </c:pt>
                      <c:pt idx="287">
                        <c:v>1.4349999999999996</c:v>
                      </c:pt>
                      <c:pt idx="288">
                        <c:v>1.4400000000000004</c:v>
                      </c:pt>
                      <c:pt idx="289">
                        <c:v>1.4450000000000003</c:v>
                      </c:pt>
                      <c:pt idx="290">
                        <c:v>1.4500000000000002</c:v>
                      </c:pt>
                      <c:pt idx="291">
                        <c:v>1.4550000000000001</c:v>
                      </c:pt>
                      <c:pt idx="292">
                        <c:v>1.46</c:v>
                      </c:pt>
                      <c:pt idx="293">
                        <c:v>1.4649999999999999</c:v>
                      </c:pt>
                      <c:pt idx="294">
                        <c:v>1.4699999999999998</c:v>
                      </c:pt>
                      <c:pt idx="295">
                        <c:v>1.4749999999999996</c:v>
                      </c:pt>
                      <c:pt idx="296">
                        <c:v>1.4800000000000004</c:v>
                      </c:pt>
                      <c:pt idx="297">
                        <c:v>1.4850000000000003</c:v>
                      </c:pt>
                      <c:pt idx="298">
                        <c:v>1.4900000000000002</c:v>
                      </c:pt>
                      <c:pt idx="299">
                        <c:v>1.4950000000000001</c:v>
                      </c:pt>
                      <c:pt idx="300">
                        <c:v>1.5</c:v>
                      </c:pt>
                      <c:pt idx="301">
                        <c:v>1.5049999999999999</c:v>
                      </c:pt>
                      <c:pt idx="302">
                        <c:v>1.5099999999999998</c:v>
                      </c:pt>
                      <c:pt idx="303">
                        <c:v>1.5149999999999997</c:v>
                      </c:pt>
                      <c:pt idx="304">
                        <c:v>1.5199999999999996</c:v>
                      </c:pt>
                      <c:pt idx="305">
                        <c:v>1.5250000000000004</c:v>
                      </c:pt>
                      <c:pt idx="306">
                        <c:v>1.5300000000000002</c:v>
                      </c:pt>
                      <c:pt idx="307">
                        <c:v>1.5350000000000001</c:v>
                      </c:pt>
                      <c:pt idx="308">
                        <c:v>1.54</c:v>
                      </c:pt>
                      <c:pt idx="309">
                        <c:v>1.5449999999999999</c:v>
                      </c:pt>
                      <c:pt idx="310">
                        <c:v>1.5499999999999998</c:v>
                      </c:pt>
                      <c:pt idx="311">
                        <c:v>1.5549999999999997</c:v>
                      </c:pt>
                      <c:pt idx="312">
                        <c:v>1.5599999999999996</c:v>
                      </c:pt>
                      <c:pt idx="313">
                        <c:v>1.5650000000000004</c:v>
                      </c:pt>
                      <c:pt idx="314">
                        <c:v>1.5700000000000003</c:v>
                      </c:pt>
                      <c:pt idx="315">
                        <c:v>1.5750000000000002</c:v>
                      </c:pt>
                      <c:pt idx="316">
                        <c:v>1.58</c:v>
                      </c:pt>
                      <c:pt idx="317">
                        <c:v>1.585</c:v>
                      </c:pt>
                      <c:pt idx="318">
                        <c:v>1.5899999999999999</c:v>
                      </c:pt>
                      <c:pt idx="319">
                        <c:v>1.5949999999999998</c:v>
                      </c:pt>
                      <c:pt idx="320">
                        <c:v>1.5999999999999996</c:v>
                      </c:pt>
                      <c:pt idx="321">
                        <c:v>1.6050000000000004</c:v>
                      </c:pt>
                      <c:pt idx="322">
                        <c:v>1.6100000000000003</c:v>
                      </c:pt>
                      <c:pt idx="323">
                        <c:v>1.6150000000000002</c:v>
                      </c:pt>
                      <c:pt idx="324">
                        <c:v>1.62</c:v>
                      </c:pt>
                      <c:pt idx="325">
                        <c:v>1.625</c:v>
                      </c:pt>
                      <c:pt idx="326">
                        <c:v>1.63</c:v>
                      </c:pt>
                      <c:pt idx="327">
                        <c:v>1.6349999999999998</c:v>
                      </c:pt>
                      <c:pt idx="328">
                        <c:v>1.6399999999999997</c:v>
                      </c:pt>
                      <c:pt idx="329">
                        <c:v>1.6449999999999996</c:v>
                      </c:pt>
                      <c:pt idx="330">
                        <c:v>1.6500000000000004</c:v>
                      </c:pt>
                      <c:pt idx="331">
                        <c:v>1.6550000000000002</c:v>
                      </c:pt>
                      <c:pt idx="332">
                        <c:v>1.6600000000000001</c:v>
                      </c:pt>
                      <c:pt idx="333">
                        <c:v>1.665</c:v>
                      </c:pt>
                      <c:pt idx="334">
                        <c:v>1.67</c:v>
                      </c:pt>
                      <c:pt idx="335">
                        <c:v>1.6749999999999998</c:v>
                      </c:pt>
                      <c:pt idx="336">
                        <c:v>1.6799999999999997</c:v>
                      </c:pt>
                      <c:pt idx="337">
                        <c:v>1.6849999999999996</c:v>
                      </c:pt>
                      <c:pt idx="338">
                        <c:v>1.6900000000000004</c:v>
                      </c:pt>
                      <c:pt idx="339">
                        <c:v>1.6950000000000003</c:v>
                      </c:pt>
                      <c:pt idx="340">
                        <c:v>1.7000000000000002</c:v>
                      </c:pt>
                      <c:pt idx="341">
                        <c:v>1.7050000000000001</c:v>
                      </c:pt>
                      <c:pt idx="342">
                        <c:v>1.71</c:v>
                      </c:pt>
                      <c:pt idx="343">
                        <c:v>1.7149999999999999</c:v>
                      </c:pt>
                      <c:pt idx="344">
                        <c:v>1.7199999999999998</c:v>
                      </c:pt>
                      <c:pt idx="345">
                        <c:v>1.7249999999999996</c:v>
                      </c:pt>
                      <c:pt idx="346">
                        <c:v>1.7300000000000004</c:v>
                      </c:pt>
                      <c:pt idx="347">
                        <c:v>1.7350000000000003</c:v>
                      </c:pt>
                      <c:pt idx="348">
                        <c:v>1.7400000000000002</c:v>
                      </c:pt>
                      <c:pt idx="349">
                        <c:v>1.7450000000000001</c:v>
                      </c:pt>
                      <c:pt idx="350">
                        <c:v>1.75</c:v>
                      </c:pt>
                      <c:pt idx="351">
                        <c:v>1.7549999999999999</c:v>
                      </c:pt>
                      <c:pt idx="352">
                        <c:v>1.7599999999999998</c:v>
                      </c:pt>
                      <c:pt idx="353">
                        <c:v>1.7649999999999997</c:v>
                      </c:pt>
                      <c:pt idx="354">
                        <c:v>1.7699999999999996</c:v>
                      </c:pt>
                      <c:pt idx="355">
                        <c:v>1.7750000000000004</c:v>
                      </c:pt>
                      <c:pt idx="356">
                        <c:v>1.7800000000000002</c:v>
                      </c:pt>
                      <c:pt idx="357">
                        <c:v>1.7850000000000001</c:v>
                      </c:pt>
                      <c:pt idx="358">
                        <c:v>1.79</c:v>
                      </c:pt>
                      <c:pt idx="359">
                        <c:v>1.7949999999999999</c:v>
                      </c:pt>
                      <c:pt idx="360">
                        <c:v>1.7999999999999998</c:v>
                      </c:pt>
                      <c:pt idx="361">
                        <c:v>1.8049999999999997</c:v>
                      </c:pt>
                      <c:pt idx="362">
                        <c:v>1.8099999999999996</c:v>
                      </c:pt>
                      <c:pt idx="363">
                        <c:v>1.8150000000000004</c:v>
                      </c:pt>
                      <c:pt idx="364">
                        <c:v>1.8200000000000003</c:v>
                      </c:pt>
                      <c:pt idx="365">
                        <c:v>1.8250000000000002</c:v>
                      </c:pt>
                      <c:pt idx="366">
                        <c:v>1.83</c:v>
                      </c:pt>
                      <c:pt idx="367">
                        <c:v>1.835</c:v>
                      </c:pt>
                      <c:pt idx="368">
                        <c:v>1.8399999999999999</c:v>
                      </c:pt>
                      <c:pt idx="369">
                        <c:v>1.8449999999999998</c:v>
                      </c:pt>
                      <c:pt idx="370">
                        <c:v>1.8499999999999996</c:v>
                      </c:pt>
                      <c:pt idx="371">
                        <c:v>1.8550000000000004</c:v>
                      </c:pt>
                      <c:pt idx="372">
                        <c:v>1.8600000000000003</c:v>
                      </c:pt>
                      <c:pt idx="373">
                        <c:v>1.8650000000000002</c:v>
                      </c:pt>
                      <c:pt idx="374">
                        <c:v>1.87</c:v>
                      </c:pt>
                      <c:pt idx="375">
                        <c:v>1.875</c:v>
                      </c:pt>
                      <c:pt idx="376">
                        <c:v>1.88</c:v>
                      </c:pt>
                      <c:pt idx="377">
                        <c:v>1.8849999999999998</c:v>
                      </c:pt>
                      <c:pt idx="378">
                        <c:v>1.8899999999999997</c:v>
                      </c:pt>
                      <c:pt idx="379">
                        <c:v>1.8949999999999996</c:v>
                      </c:pt>
                      <c:pt idx="380">
                        <c:v>1.9000000000000004</c:v>
                      </c:pt>
                      <c:pt idx="381">
                        <c:v>1.9050000000000002</c:v>
                      </c:pt>
                      <c:pt idx="382">
                        <c:v>1.9100000000000001</c:v>
                      </c:pt>
                      <c:pt idx="383">
                        <c:v>1.915</c:v>
                      </c:pt>
                      <c:pt idx="384">
                        <c:v>1.92</c:v>
                      </c:pt>
                      <c:pt idx="385">
                        <c:v>1.9249999999999998</c:v>
                      </c:pt>
                      <c:pt idx="386">
                        <c:v>1.9299999999999997</c:v>
                      </c:pt>
                      <c:pt idx="387">
                        <c:v>1.9349999999999996</c:v>
                      </c:pt>
                      <c:pt idx="388">
                        <c:v>1.9400000000000004</c:v>
                      </c:pt>
                      <c:pt idx="389">
                        <c:v>1.9450000000000003</c:v>
                      </c:pt>
                      <c:pt idx="390">
                        <c:v>1.9500000000000002</c:v>
                      </c:pt>
                      <c:pt idx="391">
                        <c:v>1.9550000000000001</c:v>
                      </c:pt>
                      <c:pt idx="392">
                        <c:v>1.96</c:v>
                      </c:pt>
                      <c:pt idx="393">
                        <c:v>1.9649999999999999</c:v>
                      </c:pt>
                      <c:pt idx="394">
                        <c:v>1.9699999999999998</c:v>
                      </c:pt>
                      <c:pt idx="395">
                        <c:v>1.9749999999999996</c:v>
                      </c:pt>
                      <c:pt idx="396">
                        <c:v>1.9800000000000004</c:v>
                      </c:pt>
                      <c:pt idx="397">
                        <c:v>1.9850000000000003</c:v>
                      </c:pt>
                      <c:pt idx="398">
                        <c:v>1.9900000000000002</c:v>
                      </c:pt>
                      <c:pt idx="399">
                        <c:v>1.9950000000000001</c:v>
                      </c:pt>
                    </c:numCache>
                  </c:numRef>
                </c:cat>
                <c:val>
                  <c:numRef>
                    <c:extLst xmlns:c15="http://schemas.microsoft.com/office/drawing/2012/chart">
                      <c:ext xmlns:c15="http://schemas.microsoft.com/office/drawing/2012/chart" uri="{02D57815-91ED-43cb-92C2-25804820EDAC}">
                        <c15:formulaRef>
                          <c15:sqref>'Sheet 1 - time_vs_LAEL_LVEL_ (1'!$B$2:$B$401</c15:sqref>
                        </c15:formulaRef>
                      </c:ext>
                    </c:extLst>
                    <c:numCache>
                      <c:formatCode>0.00000</c:formatCode>
                      <c:ptCount val="400"/>
                      <c:pt idx="0">
                        <c:v>0</c:v>
                      </c:pt>
                      <c:pt idx="1">
                        <c:v>0</c:v>
                      </c:pt>
                      <c:pt idx="2">
                        <c:v>0</c:v>
                      </c:pt>
                      <c:pt idx="3">
                        <c:v>0</c:v>
                      </c:pt>
                      <c:pt idx="4">
                        <c:v>0</c:v>
                      </c:pt>
                      <c:pt idx="5">
                        <c:v>0</c:v>
                      </c:pt>
                      <c:pt idx="6">
                        <c:v>0</c:v>
                      </c:pt>
                      <c:pt idx="7">
                        <c:v>0</c:v>
                      </c:pt>
                      <c:pt idx="8">
                        <c:v>0</c:v>
                      </c:pt>
                      <c:pt idx="9">
                        <c:v>0</c:v>
                      </c:pt>
                      <c:pt idx="10">
                        <c:v>0</c:v>
                      </c:pt>
                      <c:pt idx="11">
                        <c:v>0</c:v>
                      </c:pt>
                      <c:pt idx="12">
                        <c:v>0</c:v>
                      </c:pt>
                      <c:pt idx="13">
                        <c:v>0</c:v>
                      </c:pt>
                      <c:pt idx="14">
                        <c:v>0</c:v>
                      </c:pt>
                      <c:pt idx="15">
                        <c:v>0</c:v>
                      </c:pt>
                      <c:pt idx="16">
                        <c:v>0</c:v>
                      </c:pt>
                      <c:pt idx="17">
                        <c:v>0</c:v>
                      </c:pt>
                      <c:pt idx="18">
                        <c:v>0</c:v>
                      </c:pt>
                      <c:pt idx="19">
                        <c:v>0</c:v>
                      </c:pt>
                      <c:pt idx="20">
                        <c:v>0</c:v>
                      </c:pt>
                      <c:pt idx="21">
                        <c:v>0</c:v>
                      </c:pt>
                      <c:pt idx="22">
                        <c:v>0</c:v>
                      </c:pt>
                      <c:pt idx="23">
                        <c:v>0</c:v>
                      </c:pt>
                      <c:pt idx="24">
                        <c:v>0</c:v>
                      </c:pt>
                      <c:pt idx="25">
                        <c:v>0</c:v>
                      </c:pt>
                      <c:pt idx="26">
                        <c:v>0</c:v>
                      </c:pt>
                      <c:pt idx="27">
                        <c:v>0</c:v>
                      </c:pt>
                      <c:pt idx="28">
                        <c:v>0</c:v>
                      </c:pt>
                      <c:pt idx="29">
                        <c:v>0</c:v>
                      </c:pt>
                      <c:pt idx="30">
                        <c:v>0</c:v>
                      </c:pt>
                      <c:pt idx="31">
                        <c:v>0</c:v>
                      </c:pt>
                      <c:pt idx="32">
                        <c:v>0</c:v>
                      </c:pt>
                      <c:pt idx="33">
                        <c:v>0</c:v>
                      </c:pt>
                      <c:pt idx="34">
                        <c:v>0</c:v>
                      </c:pt>
                      <c:pt idx="35">
                        <c:v>0</c:v>
                      </c:pt>
                      <c:pt idx="36">
                        <c:v>0</c:v>
                      </c:pt>
                      <c:pt idx="37">
                        <c:v>0</c:v>
                      </c:pt>
                      <c:pt idx="38">
                        <c:v>0</c:v>
                      </c:pt>
                      <c:pt idx="39">
                        <c:v>0</c:v>
                      </c:pt>
                      <c:pt idx="40">
                        <c:v>0</c:v>
                      </c:pt>
                      <c:pt idx="41">
                        <c:v>0</c:v>
                      </c:pt>
                      <c:pt idx="42">
                        <c:v>0</c:v>
                      </c:pt>
                      <c:pt idx="43">
                        <c:v>0.118046176715109</c:v>
                      </c:pt>
                      <c:pt idx="44">
                        <c:v>0.41010929382549999</c:v>
                      </c:pt>
                      <c:pt idx="45">
                        <c:v>0.69207415904719505</c:v>
                      </c:pt>
                      <c:pt idx="46">
                        <c:v>0.956997861610698</c:v>
                      </c:pt>
                      <c:pt idx="47">
                        <c:v>1.19835710072754</c:v>
                      </c:pt>
                      <c:pt idx="48">
                        <c:v>1.41020881090526</c:v>
                      </c:pt>
                      <c:pt idx="49">
                        <c:v>1.58733649994379</c:v>
                      </c:pt>
                      <c:pt idx="50">
                        <c:v>1.7253786962858799</c:v>
                      </c:pt>
                      <c:pt idx="51">
                        <c:v>1.8209363429218299</c:v>
                      </c:pt>
                      <c:pt idx="52">
                        <c:v>1.87165649345379</c:v>
                      </c:pt>
                      <c:pt idx="53">
                        <c:v>1.8762902494451501</c:v>
                      </c:pt>
                      <c:pt idx="54">
                        <c:v>1.83472351244485</c:v>
                      </c:pt>
                      <c:pt idx="55">
                        <c:v>1.7479797934699099</c:v>
                      </c:pt>
                      <c:pt idx="56">
                        <c:v>1.6181950107674099</c:v>
                      </c:pt>
                      <c:pt idx="57">
                        <c:v>1.4485648964184801</c:v>
                      </c:pt>
                      <c:pt idx="58">
                        <c:v>1.2432663068084699</c:v>
                      </c:pt>
                      <c:pt idx="59">
                        <c:v>1.00735437456051</c:v>
                      </c:pt>
                      <c:pt idx="60">
                        <c:v>0.74663803439338805</c:v>
                      </c:pt>
                      <c:pt idx="61">
                        <c:v>0.46753698786992698</c:v>
                      </c:pt>
                      <c:pt idx="62">
                        <c:v>0.17692362903880701</c:v>
                      </c:pt>
                      <c:pt idx="63">
                        <c:v>0</c:v>
                      </c:pt>
                      <c:pt idx="64">
                        <c:v>0</c:v>
                      </c:pt>
                      <c:pt idx="65">
                        <c:v>0</c:v>
                      </c:pt>
                      <c:pt idx="66">
                        <c:v>0</c:v>
                      </c:pt>
                      <c:pt idx="67">
                        <c:v>0</c:v>
                      </c:pt>
                      <c:pt idx="68">
                        <c:v>0</c:v>
                      </c:pt>
                      <c:pt idx="69">
                        <c:v>0</c:v>
                      </c:pt>
                      <c:pt idx="70">
                        <c:v>0</c:v>
                      </c:pt>
                      <c:pt idx="71">
                        <c:v>0</c:v>
                      </c:pt>
                      <c:pt idx="72">
                        <c:v>0</c:v>
                      </c:pt>
                      <c:pt idx="73">
                        <c:v>0</c:v>
                      </c:pt>
                      <c:pt idx="74">
                        <c:v>0</c:v>
                      </c:pt>
                      <c:pt idx="75">
                        <c:v>0</c:v>
                      </c:pt>
                      <c:pt idx="76">
                        <c:v>0</c:v>
                      </c:pt>
                      <c:pt idx="77">
                        <c:v>0</c:v>
                      </c:pt>
                      <c:pt idx="78">
                        <c:v>0</c:v>
                      </c:pt>
                      <c:pt idx="79">
                        <c:v>0</c:v>
                      </c:pt>
                      <c:pt idx="80">
                        <c:v>0</c:v>
                      </c:pt>
                      <c:pt idx="81">
                        <c:v>0</c:v>
                      </c:pt>
                      <c:pt idx="82">
                        <c:v>0</c:v>
                      </c:pt>
                      <c:pt idx="83">
                        <c:v>0</c:v>
                      </c:pt>
                      <c:pt idx="84">
                        <c:v>0</c:v>
                      </c:pt>
                      <c:pt idx="85">
                        <c:v>0</c:v>
                      </c:pt>
                      <c:pt idx="86">
                        <c:v>0</c:v>
                      </c:pt>
                      <c:pt idx="87">
                        <c:v>0</c:v>
                      </c:pt>
                      <c:pt idx="88">
                        <c:v>0</c:v>
                      </c:pt>
                      <c:pt idx="89">
                        <c:v>0</c:v>
                      </c:pt>
                      <c:pt idx="90">
                        <c:v>0</c:v>
                      </c:pt>
                      <c:pt idx="91">
                        <c:v>0</c:v>
                      </c:pt>
                      <c:pt idx="92">
                        <c:v>0</c:v>
                      </c:pt>
                      <c:pt idx="93">
                        <c:v>0</c:v>
                      </c:pt>
                      <c:pt idx="94">
                        <c:v>0</c:v>
                      </c:pt>
                      <c:pt idx="95">
                        <c:v>0</c:v>
                      </c:pt>
                      <c:pt idx="96">
                        <c:v>0</c:v>
                      </c:pt>
                      <c:pt idx="97">
                        <c:v>0</c:v>
                      </c:pt>
                      <c:pt idx="98">
                        <c:v>0</c:v>
                      </c:pt>
                      <c:pt idx="99">
                        <c:v>0</c:v>
                      </c:pt>
                      <c:pt idx="100">
                        <c:v>0</c:v>
                      </c:pt>
                      <c:pt idx="101">
                        <c:v>0</c:v>
                      </c:pt>
                      <c:pt idx="102">
                        <c:v>0</c:v>
                      </c:pt>
                      <c:pt idx="103">
                        <c:v>0</c:v>
                      </c:pt>
                      <c:pt idx="104">
                        <c:v>0</c:v>
                      </c:pt>
                      <c:pt idx="105">
                        <c:v>0</c:v>
                      </c:pt>
                      <c:pt idx="106">
                        <c:v>0</c:v>
                      </c:pt>
                      <c:pt idx="107">
                        <c:v>0</c:v>
                      </c:pt>
                      <c:pt idx="108">
                        <c:v>0</c:v>
                      </c:pt>
                      <c:pt idx="109">
                        <c:v>0</c:v>
                      </c:pt>
                      <c:pt idx="110">
                        <c:v>0</c:v>
                      </c:pt>
                      <c:pt idx="111">
                        <c:v>0</c:v>
                      </c:pt>
                      <c:pt idx="112">
                        <c:v>0</c:v>
                      </c:pt>
                      <c:pt idx="113">
                        <c:v>0</c:v>
                      </c:pt>
                      <c:pt idx="114">
                        <c:v>0</c:v>
                      </c:pt>
                      <c:pt idx="115">
                        <c:v>0</c:v>
                      </c:pt>
                      <c:pt idx="116">
                        <c:v>0</c:v>
                      </c:pt>
                      <c:pt idx="117">
                        <c:v>0</c:v>
                      </c:pt>
                      <c:pt idx="118">
                        <c:v>0</c:v>
                      </c:pt>
                      <c:pt idx="119">
                        <c:v>0</c:v>
                      </c:pt>
                      <c:pt idx="120">
                        <c:v>0</c:v>
                      </c:pt>
                      <c:pt idx="121">
                        <c:v>0</c:v>
                      </c:pt>
                      <c:pt idx="122">
                        <c:v>0</c:v>
                      </c:pt>
                      <c:pt idx="123">
                        <c:v>0</c:v>
                      </c:pt>
                      <c:pt idx="124">
                        <c:v>0</c:v>
                      </c:pt>
                      <c:pt idx="125">
                        <c:v>0</c:v>
                      </c:pt>
                      <c:pt idx="126">
                        <c:v>0</c:v>
                      </c:pt>
                      <c:pt idx="127">
                        <c:v>0</c:v>
                      </c:pt>
                      <c:pt idx="128">
                        <c:v>0</c:v>
                      </c:pt>
                      <c:pt idx="129">
                        <c:v>0</c:v>
                      </c:pt>
                      <c:pt idx="130">
                        <c:v>0</c:v>
                      </c:pt>
                      <c:pt idx="131">
                        <c:v>0</c:v>
                      </c:pt>
                      <c:pt idx="132">
                        <c:v>0</c:v>
                      </c:pt>
                      <c:pt idx="133">
                        <c:v>0</c:v>
                      </c:pt>
                      <c:pt idx="134">
                        <c:v>0</c:v>
                      </c:pt>
                      <c:pt idx="135">
                        <c:v>0</c:v>
                      </c:pt>
                      <c:pt idx="136">
                        <c:v>0</c:v>
                      </c:pt>
                      <c:pt idx="137">
                        <c:v>0</c:v>
                      </c:pt>
                      <c:pt idx="138">
                        <c:v>0</c:v>
                      </c:pt>
                      <c:pt idx="139">
                        <c:v>0</c:v>
                      </c:pt>
                      <c:pt idx="140">
                        <c:v>0</c:v>
                      </c:pt>
                      <c:pt idx="141">
                        <c:v>0</c:v>
                      </c:pt>
                      <c:pt idx="142">
                        <c:v>0</c:v>
                      </c:pt>
                      <c:pt idx="143">
                        <c:v>0</c:v>
                      </c:pt>
                      <c:pt idx="144">
                        <c:v>0</c:v>
                      </c:pt>
                      <c:pt idx="145">
                        <c:v>0</c:v>
                      </c:pt>
                      <c:pt idx="146">
                        <c:v>0.29409679427563401</c:v>
                      </c:pt>
                      <c:pt idx="147">
                        <c:v>0.58095194942490103</c:v>
                      </c:pt>
                      <c:pt idx="148">
                        <c:v>0.85350213951034803</c:v>
                      </c:pt>
                      <c:pt idx="149">
                        <c:v>1.1050362743098501</c:v>
                      </c:pt>
                      <c:pt idx="150">
                        <c:v>1.32936074863071</c:v>
                      </c:pt>
                      <c:pt idx="151">
                        <c:v>1.5209519494249</c:v>
                      </c:pt>
                      <c:pt idx="152">
                        <c:v>1.67509226547413</c:v>
                      </c:pt>
                      <c:pt idx="153">
                        <c:v>1.78798625063489</c:v>
                      </c:pt>
                      <c:pt idx="154">
                        <c:v>1.85685408031886</c:v>
                      </c:pt>
                      <c:pt idx="155">
                        <c:v>1.88</c:v>
                      </c:pt>
                      <c:pt idx="156">
                        <c:v>1.85685408031886</c:v>
                      </c:pt>
                      <c:pt idx="157">
                        <c:v>1.78798625063489</c:v>
                      </c:pt>
                      <c:pt idx="158">
                        <c:v>1.67509226547413</c:v>
                      </c:pt>
                      <c:pt idx="159">
                        <c:v>1.5209519494249</c:v>
                      </c:pt>
                      <c:pt idx="160">
                        <c:v>1.32936074863071</c:v>
                      </c:pt>
                      <c:pt idx="161">
                        <c:v>1.1050362743098501</c:v>
                      </c:pt>
                      <c:pt idx="162">
                        <c:v>0.85350213951034803</c:v>
                      </c:pt>
                      <c:pt idx="163">
                        <c:v>0.58095194942490103</c:v>
                      </c:pt>
                      <c:pt idx="164">
                        <c:v>0.29409679427563401</c:v>
                      </c:pt>
                      <c:pt idx="165">
                        <c:v>0</c:v>
                      </c:pt>
                      <c:pt idx="166">
                        <c:v>0</c:v>
                      </c:pt>
                      <c:pt idx="167">
                        <c:v>0</c:v>
                      </c:pt>
                      <c:pt idx="168">
                        <c:v>0</c:v>
                      </c:pt>
                      <c:pt idx="169">
                        <c:v>0</c:v>
                      </c:pt>
                      <c:pt idx="170">
                        <c:v>0</c:v>
                      </c:pt>
                      <c:pt idx="171">
                        <c:v>0</c:v>
                      </c:pt>
                      <c:pt idx="172">
                        <c:v>0</c:v>
                      </c:pt>
                      <c:pt idx="173">
                        <c:v>0</c:v>
                      </c:pt>
                      <c:pt idx="174">
                        <c:v>0</c:v>
                      </c:pt>
                      <c:pt idx="175">
                        <c:v>0</c:v>
                      </c:pt>
                      <c:pt idx="176">
                        <c:v>0</c:v>
                      </c:pt>
                      <c:pt idx="177">
                        <c:v>0</c:v>
                      </c:pt>
                      <c:pt idx="178">
                        <c:v>0</c:v>
                      </c:pt>
                      <c:pt idx="179">
                        <c:v>0</c:v>
                      </c:pt>
                      <c:pt idx="180">
                        <c:v>0</c:v>
                      </c:pt>
                      <c:pt idx="181">
                        <c:v>0</c:v>
                      </c:pt>
                      <c:pt idx="182">
                        <c:v>0</c:v>
                      </c:pt>
                      <c:pt idx="183">
                        <c:v>0</c:v>
                      </c:pt>
                      <c:pt idx="184">
                        <c:v>0</c:v>
                      </c:pt>
                      <c:pt idx="185">
                        <c:v>0</c:v>
                      </c:pt>
                      <c:pt idx="186">
                        <c:v>0</c:v>
                      </c:pt>
                      <c:pt idx="187">
                        <c:v>0</c:v>
                      </c:pt>
                      <c:pt idx="188">
                        <c:v>0</c:v>
                      </c:pt>
                      <c:pt idx="189">
                        <c:v>0</c:v>
                      </c:pt>
                      <c:pt idx="190">
                        <c:v>0</c:v>
                      </c:pt>
                      <c:pt idx="191">
                        <c:v>0</c:v>
                      </c:pt>
                      <c:pt idx="192">
                        <c:v>0</c:v>
                      </c:pt>
                      <c:pt idx="193">
                        <c:v>0</c:v>
                      </c:pt>
                      <c:pt idx="194">
                        <c:v>0</c:v>
                      </c:pt>
                      <c:pt idx="195">
                        <c:v>0</c:v>
                      </c:pt>
                      <c:pt idx="196">
                        <c:v>0</c:v>
                      </c:pt>
                      <c:pt idx="197">
                        <c:v>0</c:v>
                      </c:pt>
                      <c:pt idx="198">
                        <c:v>0</c:v>
                      </c:pt>
                      <c:pt idx="199">
                        <c:v>0</c:v>
                      </c:pt>
                      <c:pt idx="200">
                        <c:v>0</c:v>
                      </c:pt>
                      <c:pt idx="201">
                        <c:v>0</c:v>
                      </c:pt>
                      <c:pt idx="202">
                        <c:v>0</c:v>
                      </c:pt>
                      <c:pt idx="203">
                        <c:v>0</c:v>
                      </c:pt>
                      <c:pt idx="204">
                        <c:v>0</c:v>
                      </c:pt>
                      <c:pt idx="205">
                        <c:v>0</c:v>
                      </c:pt>
                      <c:pt idx="206">
                        <c:v>0</c:v>
                      </c:pt>
                      <c:pt idx="207">
                        <c:v>0</c:v>
                      </c:pt>
                      <c:pt idx="208">
                        <c:v>0</c:v>
                      </c:pt>
                      <c:pt idx="209">
                        <c:v>0</c:v>
                      </c:pt>
                      <c:pt idx="210">
                        <c:v>0</c:v>
                      </c:pt>
                      <c:pt idx="211">
                        <c:v>0</c:v>
                      </c:pt>
                      <c:pt idx="212">
                        <c:v>0</c:v>
                      </c:pt>
                      <c:pt idx="213">
                        <c:v>0</c:v>
                      </c:pt>
                      <c:pt idx="214">
                        <c:v>0</c:v>
                      </c:pt>
                      <c:pt idx="215">
                        <c:v>0</c:v>
                      </c:pt>
                      <c:pt idx="216">
                        <c:v>0</c:v>
                      </c:pt>
                      <c:pt idx="217">
                        <c:v>0</c:v>
                      </c:pt>
                      <c:pt idx="218">
                        <c:v>0</c:v>
                      </c:pt>
                      <c:pt idx="219">
                        <c:v>0</c:v>
                      </c:pt>
                      <c:pt idx="220">
                        <c:v>0</c:v>
                      </c:pt>
                      <c:pt idx="221">
                        <c:v>0</c:v>
                      </c:pt>
                      <c:pt idx="222">
                        <c:v>0</c:v>
                      </c:pt>
                      <c:pt idx="223">
                        <c:v>0</c:v>
                      </c:pt>
                      <c:pt idx="224">
                        <c:v>0</c:v>
                      </c:pt>
                      <c:pt idx="225">
                        <c:v>0</c:v>
                      </c:pt>
                      <c:pt idx="226">
                        <c:v>0</c:v>
                      </c:pt>
                      <c:pt idx="227">
                        <c:v>0</c:v>
                      </c:pt>
                      <c:pt idx="228">
                        <c:v>0</c:v>
                      </c:pt>
                      <c:pt idx="229">
                        <c:v>0</c:v>
                      </c:pt>
                      <c:pt idx="230">
                        <c:v>0</c:v>
                      </c:pt>
                      <c:pt idx="231">
                        <c:v>0</c:v>
                      </c:pt>
                      <c:pt idx="232">
                        <c:v>0</c:v>
                      </c:pt>
                      <c:pt idx="233">
                        <c:v>0</c:v>
                      </c:pt>
                      <c:pt idx="234">
                        <c:v>0</c:v>
                      </c:pt>
                      <c:pt idx="235">
                        <c:v>0</c:v>
                      </c:pt>
                      <c:pt idx="236">
                        <c:v>0</c:v>
                      </c:pt>
                      <c:pt idx="237">
                        <c:v>0</c:v>
                      </c:pt>
                      <c:pt idx="238">
                        <c:v>0</c:v>
                      </c:pt>
                      <c:pt idx="239">
                        <c:v>0</c:v>
                      </c:pt>
                      <c:pt idx="240">
                        <c:v>0</c:v>
                      </c:pt>
                      <c:pt idx="241">
                        <c:v>0</c:v>
                      </c:pt>
                      <c:pt idx="242">
                        <c:v>0</c:v>
                      </c:pt>
                      <c:pt idx="243">
                        <c:v>0</c:v>
                      </c:pt>
                      <c:pt idx="244">
                        <c:v>0</c:v>
                      </c:pt>
                      <c:pt idx="245">
                        <c:v>0</c:v>
                      </c:pt>
                      <c:pt idx="246">
                        <c:v>0</c:v>
                      </c:pt>
                      <c:pt idx="247">
                        <c:v>0</c:v>
                      </c:pt>
                      <c:pt idx="248">
                        <c:v>5.9052227066881201E-2</c:v>
                      </c:pt>
                      <c:pt idx="249">
                        <c:v>0.35227687142116199</c:v>
                      </c:pt>
                      <c:pt idx="250">
                        <c:v>0.63682729006114802</c:v>
                      </c:pt>
                      <c:pt idx="251">
                        <c:v>0.90569690731122499</c:v>
                      </c:pt>
                      <c:pt idx="252">
                        <c:v>1.1522652608676001</c:v>
                      </c:pt>
                      <c:pt idx="253">
                        <c:v>1.37046101955225</c:v>
                      </c:pt>
                      <c:pt idx="254">
                        <c:v>1.55491147963618</c:v>
                      </c:pt>
                      <c:pt idx="255">
                        <c:v>1.70107485863612</c:v>
                      </c:pt>
                      <c:pt idx="256">
                        <c:v>1.80535212907265</c:v>
                      </c:pt>
                      <c:pt idx="257">
                        <c:v>1.8651756384712199</c:v>
                      </c:pt>
                      <c:pt idx="258">
                        <c:v>1.8790723334875801</c:v>
                      </c:pt>
                      <c:pt idx="259">
                        <c:v>1.84670003136993</c:v>
                      </c:pt>
                      <c:pt idx="260">
                        <c:v>1.76885584563394</c:v>
                      </c:pt>
                      <c:pt idx="261">
                        <c:v>1.6474565584824601</c:v>
                      </c:pt>
                      <c:pt idx="262">
                        <c:v>1.4854914232662999</c:v>
                      </c:pt>
                      <c:pt idx="263">
                        <c:v>1.28694855914593</c:v>
                      </c:pt>
                      <c:pt idx="264">
                        <c:v>1.0567167503620101</c:v>
                      </c:pt>
                      <c:pt idx="265">
                        <c:v>0.80046506814233698</c:v>
                      </c:pt>
                      <c:pt idx="266">
                        <c:v>0.52450327935375096</c:v>
                      </c:pt>
                      <c:pt idx="267">
                        <c:v>0.23562647910089299</c:v>
                      </c:pt>
                      <c:pt idx="268">
                        <c:v>0</c:v>
                      </c:pt>
                      <c:pt idx="269">
                        <c:v>0</c:v>
                      </c:pt>
                      <c:pt idx="270">
                        <c:v>0</c:v>
                      </c:pt>
                      <c:pt idx="271">
                        <c:v>0</c:v>
                      </c:pt>
                      <c:pt idx="272">
                        <c:v>0</c:v>
                      </c:pt>
                      <c:pt idx="273">
                        <c:v>0</c:v>
                      </c:pt>
                      <c:pt idx="274">
                        <c:v>0</c:v>
                      </c:pt>
                      <c:pt idx="275">
                        <c:v>0</c:v>
                      </c:pt>
                      <c:pt idx="276">
                        <c:v>0</c:v>
                      </c:pt>
                      <c:pt idx="277">
                        <c:v>0</c:v>
                      </c:pt>
                      <c:pt idx="278">
                        <c:v>0</c:v>
                      </c:pt>
                      <c:pt idx="279">
                        <c:v>0</c:v>
                      </c:pt>
                      <c:pt idx="280">
                        <c:v>0</c:v>
                      </c:pt>
                      <c:pt idx="281">
                        <c:v>0</c:v>
                      </c:pt>
                      <c:pt idx="282">
                        <c:v>0</c:v>
                      </c:pt>
                      <c:pt idx="283">
                        <c:v>0</c:v>
                      </c:pt>
                      <c:pt idx="284">
                        <c:v>0</c:v>
                      </c:pt>
                      <c:pt idx="285">
                        <c:v>0</c:v>
                      </c:pt>
                      <c:pt idx="286">
                        <c:v>0</c:v>
                      </c:pt>
                      <c:pt idx="287">
                        <c:v>0</c:v>
                      </c:pt>
                      <c:pt idx="288">
                        <c:v>0</c:v>
                      </c:pt>
                      <c:pt idx="289">
                        <c:v>0</c:v>
                      </c:pt>
                      <c:pt idx="290">
                        <c:v>0</c:v>
                      </c:pt>
                      <c:pt idx="291">
                        <c:v>0</c:v>
                      </c:pt>
                      <c:pt idx="292">
                        <c:v>0</c:v>
                      </c:pt>
                      <c:pt idx="293">
                        <c:v>0</c:v>
                      </c:pt>
                      <c:pt idx="294">
                        <c:v>0</c:v>
                      </c:pt>
                      <c:pt idx="295">
                        <c:v>0</c:v>
                      </c:pt>
                      <c:pt idx="296">
                        <c:v>0</c:v>
                      </c:pt>
                      <c:pt idx="297">
                        <c:v>0</c:v>
                      </c:pt>
                      <c:pt idx="298">
                        <c:v>0</c:v>
                      </c:pt>
                      <c:pt idx="299">
                        <c:v>0</c:v>
                      </c:pt>
                      <c:pt idx="300">
                        <c:v>0</c:v>
                      </c:pt>
                      <c:pt idx="301">
                        <c:v>0</c:v>
                      </c:pt>
                      <c:pt idx="302">
                        <c:v>0</c:v>
                      </c:pt>
                      <c:pt idx="303">
                        <c:v>0</c:v>
                      </c:pt>
                      <c:pt idx="304">
                        <c:v>0</c:v>
                      </c:pt>
                      <c:pt idx="305">
                        <c:v>0</c:v>
                      </c:pt>
                      <c:pt idx="306">
                        <c:v>0</c:v>
                      </c:pt>
                      <c:pt idx="307">
                        <c:v>0</c:v>
                      </c:pt>
                      <c:pt idx="308">
                        <c:v>0</c:v>
                      </c:pt>
                      <c:pt idx="309">
                        <c:v>0</c:v>
                      </c:pt>
                      <c:pt idx="310">
                        <c:v>0</c:v>
                      </c:pt>
                      <c:pt idx="311">
                        <c:v>0</c:v>
                      </c:pt>
                      <c:pt idx="312">
                        <c:v>0</c:v>
                      </c:pt>
                      <c:pt idx="313">
                        <c:v>0</c:v>
                      </c:pt>
                      <c:pt idx="314">
                        <c:v>0</c:v>
                      </c:pt>
                      <c:pt idx="315">
                        <c:v>0</c:v>
                      </c:pt>
                      <c:pt idx="316">
                        <c:v>0</c:v>
                      </c:pt>
                      <c:pt idx="317">
                        <c:v>0</c:v>
                      </c:pt>
                      <c:pt idx="318">
                        <c:v>0</c:v>
                      </c:pt>
                      <c:pt idx="319">
                        <c:v>0</c:v>
                      </c:pt>
                      <c:pt idx="320">
                        <c:v>0</c:v>
                      </c:pt>
                      <c:pt idx="321">
                        <c:v>0</c:v>
                      </c:pt>
                      <c:pt idx="322">
                        <c:v>0</c:v>
                      </c:pt>
                      <c:pt idx="323">
                        <c:v>0</c:v>
                      </c:pt>
                      <c:pt idx="324">
                        <c:v>0</c:v>
                      </c:pt>
                      <c:pt idx="325">
                        <c:v>0</c:v>
                      </c:pt>
                      <c:pt idx="326">
                        <c:v>0</c:v>
                      </c:pt>
                      <c:pt idx="327">
                        <c:v>0</c:v>
                      </c:pt>
                      <c:pt idx="328">
                        <c:v>0</c:v>
                      </c:pt>
                      <c:pt idx="329">
                        <c:v>0</c:v>
                      </c:pt>
                      <c:pt idx="330">
                        <c:v>0</c:v>
                      </c:pt>
                      <c:pt idx="331">
                        <c:v>0</c:v>
                      </c:pt>
                      <c:pt idx="332">
                        <c:v>0</c:v>
                      </c:pt>
                      <c:pt idx="333">
                        <c:v>0</c:v>
                      </c:pt>
                      <c:pt idx="334">
                        <c:v>0</c:v>
                      </c:pt>
                      <c:pt idx="335">
                        <c:v>0</c:v>
                      </c:pt>
                      <c:pt idx="336">
                        <c:v>0</c:v>
                      </c:pt>
                      <c:pt idx="337">
                        <c:v>0</c:v>
                      </c:pt>
                      <c:pt idx="338">
                        <c:v>0</c:v>
                      </c:pt>
                      <c:pt idx="339">
                        <c:v>0</c:v>
                      </c:pt>
                      <c:pt idx="340">
                        <c:v>0</c:v>
                      </c:pt>
                      <c:pt idx="341">
                        <c:v>0</c:v>
                      </c:pt>
                      <c:pt idx="342">
                        <c:v>0</c:v>
                      </c:pt>
                      <c:pt idx="343">
                        <c:v>0</c:v>
                      </c:pt>
                      <c:pt idx="344">
                        <c:v>0</c:v>
                      </c:pt>
                      <c:pt idx="345">
                        <c:v>0</c:v>
                      </c:pt>
                      <c:pt idx="346">
                        <c:v>0</c:v>
                      </c:pt>
                      <c:pt idx="347">
                        <c:v>0</c:v>
                      </c:pt>
                      <c:pt idx="348">
                        <c:v>0</c:v>
                      </c:pt>
                      <c:pt idx="349">
                        <c:v>0</c:v>
                      </c:pt>
                      <c:pt idx="350">
                        <c:v>0</c:v>
                      </c:pt>
                      <c:pt idx="351">
                        <c:v>8.85601273341282E-2</c:v>
                      </c:pt>
                      <c:pt idx="352">
                        <c:v>0.38124011527024398</c:v>
                      </c:pt>
                      <c:pt idx="353">
                        <c:v>0.66453270630500405</c:v>
                      </c:pt>
                      <c:pt idx="354">
                        <c:v>0.93146229665292601</c:v>
                      </c:pt>
                      <c:pt idx="355">
                        <c:v>1.1754561939111301</c:v>
                      </c:pt>
                      <c:pt idx="356">
                        <c:v>1.3905064585597899</c:v>
                      </c:pt>
                      <c:pt idx="357">
                        <c:v>1.5713178393723499</c:v>
                      </c:pt>
                      <c:pt idx="358">
                        <c:v>1.71343816007464</c:v>
                      </c:pt>
                      <c:pt idx="359">
                        <c:v>1.81336794670066</c:v>
                      </c:pt>
                      <c:pt idx="360">
                        <c:v>1.8686465962557399</c:v>
                      </c:pt>
                      <c:pt idx="361">
                        <c:v>1.8779129649285</c:v>
                      </c:pt>
                      <c:pt idx="362">
                        <c:v>1.84093888396892</c:v>
                      </c:pt>
                      <c:pt idx="363">
                        <c:v>1.7586347779601501</c:v>
                      </c:pt>
                      <c:pt idx="364">
                        <c:v>1.6330272471438001</c:v>
                      </c:pt>
                      <c:pt idx="365">
                        <c:v>1.46720916579606</c:v>
                      </c:pt>
                      <c:pt idx="366">
                        <c:v>1.2652635253983699</c:v>
                      </c:pt>
                      <c:pt idx="367">
                        <c:v>1.0321628978364901</c:v>
                      </c:pt>
                      <c:pt idx="368">
                        <c:v>0.77364699417760396</c:v>
                      </c:pt>
                      <c:pt idx="369">
                        <c:v>0.496081333934901</c:v>
                      </c:pt>
                      <c:pt idx="370">
                        <c:v>0.20630050485116599</c:v>
                      </c:pt>
                      <c:pt idx="371">
                        <c:v>0</c:v>
                      </c:pt>
                      <c:pt idx="372">
                        <c:v>0</c:v>
                      </c:pt>
                      <c:pt idx="373">
                        <c:v>0</c:v>
                      </c:pt>
                      <c:pt idx="374">
                        <c:v>0</c:v>
                      </c:pt>
                      <c:pt idx="375">
                        <c:v>0</c:v>
                      </c:pt>
                      <c:pt idx="376">
                        <c:v>0</c:v>
                      </c:pt>
                      <c:pt idx="377">
                        <c:v>0</c:v>
                      </c:pt>
                      <c:pt idx="378">
                        <c:v>0</c:v>
                      </c:pt>
                      <c:pt idx="379">
                        <c:v>0</c:v>
                      </c:pt>
                      <c:pt idx="380">
                        <c:v>0</c:v>
                      </c:pt>
                      <c:pt idx="381">
                        <c:v>0</c:v>
                      </c:pt>
                      <c:pt idx="382">
                        <c:v>0</c:v>
                      </c:pt>
                      <c:pt idx="383">
                        <c:v>0</c:v>
                      </c:pt>
                      <c:pt idx="384">
                        <c:v>0</c:v>
                      </c:pt>
                      <c:pt idx="385">
                        <c:v>0</c:v>
                      </c:pt>
                      <c:pt idx="386">
                        <c:v>0</c:v>
                      </c:pt>
                      <c:pt idx="387">
                        <c:v>0</c:v>
                      </c:pt>
                      <c:pt idx="388">
                        <c:v>0</c:v>
                      </c:pt>
                      <c:pt idx="389">
                        <c:v>0</c:v>
                      </c:pt>
                      <c:pt idx="390">
                        <c:v>0</c:v>
                      </c:pt>
                      <c:pt idx="391">
                        <c:v>0</c:v>
                      </c:pt>
                      <c:pt idx="392">
                        <c:v>0</c:v>
                      </c:pt>
                      <c:pt idx="393">
                        <c:v>0</c:v>
                      </c:pt>
                      <c:pt idx="394">
                        <c:v>0</c:v>
                      </c:pt>
                      <c:pt idx="395">
                        <c:v>0</c:v>
                      </c:pt>
                      <c:pt idx="396">
                        <c:v>0</c:v>
                      </c:pt>
                      <c:pt idx="397">
                        <c:v>0</c:v>
                      </c:pt>
                      <c:pt idx="398">
                        <c:v>0</c:v>
                      </c:pt>
                      <c:pt idx="399">
                        <c:v>0</c:v>
                      </c:pt>
                    </c:numCache>
                  </c:numRef>
                </c:val>
                <c:smooth val="0"/>
                <c:extLst xmlns:c15="http://schemas.microsoft.com/office/drawing/2012/chart">
                  <c:ext xmlns:c16="http://schemas.microsoft.com/office/drawing/2014/chart" uri="{C3380CC4-5D6E-409C-BE32-E72D297353CC}">
                    <c16:uniqueId val="{00000003-9DA6-E34D-9F5B-AE7A4AB721A6}"/>
                  </c:ext>
                </c:extLst>
              </c15:ser>
            </c15:filteredLineSeries>
          </c:ext>
        </c:extLst>
      </c:lineChart>
      <c:catAx>
        <c:axId val="321161487"/>
        <c:scaling>
          <c:orientation val="minMax"/>
        </c:scaling>
        <c:delete val="0"/>
        <c:axPos val="b"/>
        <c:majorGridlines>
          <c:spPr>
            <a:ln w="9525" cap="flat" cmpd="sng" algn="ctr">
              <a:solidFill>
                <a:schemeClr val="tx1">
                  <a:lumMod val="15000"/>
                  <a:lumOff val="85000"/>
                </a:schemeClr>
              </a:solidFill>
              <a:round/>
            </a:ln>
            <a:effectLst/>
          </c:spPr>
        </c:majorGridlines>
        <c:title>
          <c:tx>
            <c:rich>
              <a:bodyPr/>
              <a:lstStyle/>
              <a:p>
                <a:pPr>
                  <a:defRPr sz="800" b="0">
                    <a:solidFill>
                      <a:schemeClr val="tx1"/>
                    </a:solidFill>
                  </a:defRPr>
                </a:pPr>
                <a:r>
                  <a:rPr lang="nl-NL" sz="800" b="0">
                    <a:solidFill>
                      <a:schemeClr val="tx1"/>
                    </a:solidFill>
                  </a:rPr>
                  <a:t>time (in seconds)</a:t>
                </a:r>
              </a:p>
            </c:rich>
          </c:tx>
          <c:layout>
            <c:manualLayout>
              <c:xMode val="edge"/>
              <c:yMode val="edge"/>
              <c:x val="0.45820973767167994"/>
              <c:y val="0.93567930165572932"/>
            </c:manualLayout>
          </c:layout>
          <c:overlay val="0"/>
        </c:title>
        <c:numFmt formatCode="0.0" sourceLinked="0"/>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800" b="0" i="0" u="none" strike="noStrike" kern="1200" baseline="0">
                <a:solidFill>
                  <a:schemeClr val="tx1"/>
                </a:solidFill>
                <a:latin typeface="+mn-lt"/>
                <a:ea typeface="+mn-ea"/>
                <a:cs typeface="+mn-cs"/>
              </a:defRPr>
            </a:pPr>
            <a:endParaRPr lang="en-NL"/>
          </a:p>
        </c:txPr>
        <c:crossAx val="903142032"/>
        <c:crosses val="autoZero"/>
        <c:auto val="1"/>
        <c:lblAlgn val="ctr"/>
        <c:lblOffset val="100"/>
        <c:tickLblSkip val="100"/>
        <c:tickMarkSkip val="100"/>
        <c:noMultiLvlLbl val="0"/>
      </c:catAx>
      <c:valAx>
        <c:axId val="903142032"/>
        <c:scaling>
          <c:orientation val="minMax"/>
          <c:max val="30"/>
          <c:min val="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800" b="0" i="0" u="none" strike="noStrike" kern="1200" baseline="0">
                    <a:solidFill>
                      <a:schemeClr val="tx1"/>
                    </a:solidFill>
                    <a:latin typeface="+mn-lt"/>
                    <a:ea typeface="+mn-ea"/>
                    <a:cs typeface="+mn-cs"/>
                  </a:defRPr>
                </a:pPr>
                <a:r>
                  <a:rPr lang="en-GB" sz="800" b="0">
                    <a:solidFill>
                      <a:schemeClr val="tx1"/>
                    </a:solidFill>
                  </a:rPr>
                  <a:t>mmHg / ml</a:t>
                </a:r>
              </a:p>
            </c:rich>
          </c:tx>
          <c:overlay val="0"/>
          <c:spPr>
            <a:noFill/>
            <a:ln>
              <a:noFill/>
            </a:ln>
            <a:effectLst/>
          </c:spPr>
        </c:title>
        <c:numFmt formatCode="0" sourceLinked="0"/>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800" b="0" i="0" u="none" strike="noStrike" kern="1200" baseline="0">
                <a:solidFill>
                  <a:schemeClr val="tx1"/>
                </a:solidFill>
                <a:latin typeface="+mn-lt"/>
                <a:ea typeface="+mn-ea"/>
                <a:cs typeface="+mn-cs"/>
              </a:defRPr>
            </a:pPr>
            <a:endParaRPr lang="en-NL"/>
          </a:p>
        </c:txPr>
        <c:crossAx val="321161487"/>
        <c:crosses val="autoZero"/>
        <c:crossBetween val="between"/>
        <c:majorUnit val="5"/>
        <c:minorUnit val="1"/>
      </c:valAx>
    </c:plotArea>
    <c:legend>
      <c:legendPos val="t"/>
      <c:layout>
        <c:manualLayout>
          <c:xMode val="edge"/>
          <c:yMode val="edge"/>
          <c:x val="0.33394124345567916"/>
          <c:y val="3.5596236969234682E-2"/>
          <c:w val="0.33211733949922928"/>
          <c:h val="8.686963328668583E-2"/>
        </c:manualLayout>
      </c:layout>
      <c:overlay val="0"/>
      <c:txPr>
        <a:bodyPr/>
        <a:lstStyle/>
        <a:p>
          <a:pPr>
            <a:defRPr sz="800"/>
          </a:pPr>
          <a:endParaRPr lang="en-NL"/>
        </a:p>
      </c:txPr>
    </c:legend>
    <c:plotVisOnly val="1"/>
    <c:dispBlanksAs val="gap"/>
    <c:showDLblsOverMax val="0"/>
    <c:extLst/>
  </c:chart>
  <c:spPr>
    <a:ln>
      <a:noFill/>
    </a:ln>
  </c:spPr>
  <c:txPr>
    <a:bodyPr/>
    <a:lstStyle/>
    <a:p>
      <a:pPr>
        <a:defRPr/>
      </a:pPr>
      <a:endParaRPr lang="en-NL"/>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14D462-C687-B041-A46F-EB34B7567E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15</Pages>
  <Words>7366</Words>
  <Characters>41989</Characters>
  <Application>Microsoft Office Word</Application>
  <DocSecurity>0</DocSecurity>
  <Lines>349</Lines>
  <Paragraphs>98</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49257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Antonius, Tim</dc:creator>
  <cp:keywords/>
  <dc:description/>
  <cp:lastModifiedBy>Antonius, Tim</cp:lastModifiedBy>
  <cp:revision>2</cp:revision>
  <dcterms:created xsi:type="dcterms:W3CDTF">2026-07-02T07:31:00Z</dcterms:created>
  <dcterms:modified xsi:type="dcterms:W3CDTF">2026-07-02T07:31:00Z</dcterms:modified>
</cp:coreProperties>
</file>